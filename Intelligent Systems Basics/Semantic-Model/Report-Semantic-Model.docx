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F73CCD" w14:textId="77777777" w:rsidR="002459A0" w:rsidRPr="003E1446" w:rsidRDefault="002459A0" w:rsidP="002459A0">
      <w:pPr>
        <w:jc w:val="center"/>
        <w:rPr>
          <w:rFonts w:ascii="Times New Roman" w:hAnsi="Times New Roman"/>
          <w:sz w:val="28"/>
          <w:szCs w:val="28"/>
        </w:rPr>
      </w:pPr>
      <w:r w:rsidRPr="003E1446">
        <w:rPr>
          <w:rFonts w:ascii="Times New Roman" w:hAnsi="Times New Roman"/>
          <w:sz w:val="28"/>
          <w:szCs w:val="28"/>
        </w:rPr>
        <w:t xml:space="preserve">МИНИСТЕРСТВО </w:t>
      </w:r>
      <w:r>
        <w:rPr>
          <w:rFonts w:ascii="Times New Roman" w:hAnsi="Times New Roman"/>
          <w:sz w:val="28"/>
          <w:szCs w:val="28"/>
        </w:rPr>
        <w:t>НАУКИ И ВЫСШЕГО ОБРАЗОВАНИЯ</w:t>
      </w:r>
      <w:r w:rsidRPr="003E1446">
        <w:rPr>
          <w:rFonts w:ascii="Times New Roman" w:hAnsi="Times New Roman"/>
          <w:sz w:val="28"/>
          <w:szCs w:val="28"/>
        </w:rPr>
        <w:t xml:space="preserve"> РОССИЙСКОЙ ФЕДЕРАЦИИ</w:t>
      </w:r>
    </w:p>
    <w:p w14:paraId="0BE441B1" w14:textId="77777777" w:rsidR="002459A0" w:rsidRPr="003E1446" w:rsidRDefault="002459A0" w:rsidP="002459A0">
      <w:pPr>
        <w:jc w:val="center"/>
        <w:rPr>
          <w:rFonts w:ascii="Times New Roman" w:hAnsi="Times New Roman"/>
          <w:sz w:val="28"/>
          <w:szCs w:val="28"/>
        </w:rPr>
      </w:pPr>
    </w:p>
    <w:p w14:paraId="4EB8E623" w14:textId="77777777" w:rsidR="002459A0" w:rsidRPr="003E1446" w:rsidRDefault="002459A0" w:rsidP="002459A0">
      <w:pPr>
        <w:jc w:val="center"/>
        <w:rPr>
          <w:rFonts w:ascii="Times New Roman" w:hAnsi="Times New Roman"/>
          <w:sz w:val="28"/>
          <w:szCs w:val="28"/>
        </w:rPr>
      </w:pPr>
      <w:r w:rsidRPr="003E1446">
        <w:rPr>
          <w:rFonts w:ascii="Times New Roman" w:hAnsi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2661A774" w14:textId="77777777" w:rsidR="002459A0" w:rsidRPr="003E1446" w:rsidRDefault="002459A0" w:rsidP="002459A0">
      <w:pPr>
        <w:jc w:val="center"/>
        <w:rPr>
          <w:rFonts w:ascii="Times New Roman" w:hAnsi="Times New Roman"/>
          <w:sz w:val="28"/>
          <w:szCs w:val="28"/>
        </w:rPr>
      </w:pPr>
      <w:r w:rsidRPr="003E1446">
        <w:rPr>
          <w:rFonts w:ascii="Times New Roman" w:hAnsi="Times New Roman"/>
          <w:sz w:val="28"/>
          <w:szCs w:val="28"/>
        </w:rPr>
        <w:t>высшего образования</w:t>
      </w:r>
    </w:p>
    <w:p w14:paraId="0B61E5B6" w14:textId="77777777" w:rsidR="002459A0" w:rsidRPr="003E1446" w:rsidRDefault="002459A0" w:rsidP="002459A0">
      <w:pPr>
        <w:jc w:val="center"/>
        <w:rPr>
          <w:rFonts w:ascii="Times New Roman" w:hAnsi="Times New Roman"/>
          <w:sz w:val="28"/>
          <w:szCs w:val="28"/>
        </w:rPr>
      </w:pPr>
      <w:r w:rsidRPr="003E1446">
        <w:rPr>
          <w:rFonts w:ascii="Times New Roman" w:hAnsi="Times New Roman"/>
          <w:sz w:val="28"/>
          <w:szCs w:val="28"/>
        </w:rPr>
        <w:t>«Курский государственный университет»</w:t>
      </w:r>
    </w:p>
    <w:p w14:paraId="45B61F0E" w14:textId="77777777" w:rsidR="002459A0" w:rsidRPr="003E1446" w:rsidRDefault="002459A0" w:rsidP="002459A0">
      <w:pPr>
        <w:jc w:val="center"/>
        <w:rPr>
          <w:rFonts w:ascii="Times New Roman" w:hAnsi="Times New Roman"/>
          <w:sz w:val="28"/>
          <w:szCs w:val="28"/>
        </w:rPr>
      </w:pPr>
    </w:p>
    <w:p w14:paraId="76D22ECE" w14:textId="77777777" w:rsidR="002459A0" w:rsidRPr="00310328" w:rsidRDefault="002459A0" w:rsidP="002459A0">
      <w:pPr>
        <w:jc w:val="center"/>
        <w:rPr>
          <w:rFonts w:ascii="Times New Roman" w:hAnsi="Times New Roman"/>
          <w:sz w:val="28"/>
          <w:szCs w:val="28"/>
        </w:rPr>
      </w:pPr>
      <w:r w:rsidRPr="003E1446">
        <w:rPr>
          <w:rFonts w:ascii="Times New Roman" w:hAnsi="Times New Roman"/>
          <w:sz w:val="28"/>
          <w:szCs w:val="28"/>
        </w:rPr>
        <w:t xml:space="preserve">кафедра программного обеспечения и администрирования </w:t>
      </w:r>
    </w:p>
    <w:p w14:paraId="785A830D" w14:textId="77777777" w:rsidR="002459A0" w:rsidRPr="003E1446" w:rsidRDefault="002459A0" w:rsidP="002459A0">
      <w:pPr>
        <w:jc w:val="center"/>
        <w:rPr>
          <w:rFonts w:ascii="Times New Roman" w:hAnsi="Times New Roman"/>
          <w:sz w:val="28"/>
          <w:szCs w:val="28"/>
        </w:rPr>
      </w:pPr>
      <w:r w:rsidRPr="003E1446">
        <w:rPr>
          <w:rFonts w:ascii="Times New Roman" w:hAnsi="Times New Roman"/>
          <w:sz w:val="28"/>
          <w:szCs w:val="28"/>
        </w:rPr>
        <w:t>информационных систем</w:t>
      </w:r>
    </w:p>
    <w:p w14:paraId="4362916B" w14:textId="77777777" w:rsidR="002459A0" w:rsidRPr="003E1446" w:rsidRDefault="002459A0" w:rsidP="002459A0">
      <w:pPr>
        <w:jc w:val="center"/>
        <w:rPr>
          <w:rFonts w:ascii="Times New Roman" w:hAnsi="Times New Roman"/>
          <w:sz w:val="28"/>
          <w:szCs w:val="28"/>
        </w:rPr>
      </w:pPr>
    </w:p>
    <w:p w14:paraId="37718DEA" w14:textId="77777777" w:rsidR="002459A0" w:rsidRPr="00D04078" w:rsidRDefault="002459A0" w:rsidP="002459A0">
      <w:pPr>
        <w:jc w:val="center"/>
        <w:rPr>
          <w:rFonts w:ascii="Times New Roman" w:hAnsi="Times New Roman"/>
          <w:sz w:val="28"/>
          <w:szCs w:val="28"/>
        </w:rPr>
      </w:pPr>
    </w:p>
    <w:p w14:paraId="1A5E0DE5" w14:textId="77777777" w:rsidR="002459A0" w:rsidRPr="003E1446" w:rsidRDefault="002459A0" w:rsidP="002459A0">
      <w:pPr>
        <w:jc w:val="center"/>
        <w:rPr>
          <w:rFonts w:ascii="Times New Roman" w:hAnsi="Times New Roman"/>
          <w:sz w:val="28"/>
          <w:szCs w:val="28"/>
        </w:rPr>
      </w:pPr>
    </w:p>
    <w:p w14:paraId="2547D366" w14:textId="77777777" w:rsidR="002459A0" w:rsidRPr="003E1446" w:rsidRDefault="002459A0" w:rsidP="002459A0">
      <w:pPr>
        <w:jc w:val="center"/>
        <w:rPr>
          <w:rFonts w:ascii="Times New Roman" w:hAnsi="Times New Roman"/>
          <w:sz w:val="28"/>
          <w:szCs w:val="28"/>
        </w:rPr>
      </w:pPr>
    </w:p>
    <w:p w14:paraId="4F85B54A" w14:textId="77777777" w:rsidR="002459A0" w:rsidRPr="003E1446" w:rsidRDefault="002459A0" w:rsidP="002459A0">
      <w:pPr>
        <w:jc w:val="center"/>
        <w:rPr>
          <w:rFonts w:ascii="Times New Roman" w:hAnsi="Times New Roman"/>
          <w:sz w:val="28"/>
          <w:szCs w:val="28"/>
        </w:rPr>
      </w:pPr>
      <w:r w:rsidRPr="003E1446">
        <w:rPr>
          <w:rFonts w:ascii="Times New Roman" w:hAnsi="Times New Roman"/>
          <w:sz w:val="28"/>
          <w:szCs w:val="28"/>
        </w:rPr>
        <w:t xml:space="preserve">Отчёт </w:t>
      </w:r>
    </w:p>
    <w:p w14:paraId="5788AB6D" w14:textId="607F8903" w:rsidR="002459A0" w:rsidRPr="003E1446" w:rsidRDefault="002459A0" w:rsidP="002459A0">
      <w:pPr>
        <w:jc w:val="center"/>
        <w:rPr>
          <w:rFonts w:ascii="Times New Roman" w:hAnsi="Times New Roman"/>
          <w:sz w:val="28"/>
          <w:szCs w:val="28"/>
        </w:rPr>
      </w:pPr>
      <w:r w:rsidRPr="003E1446">
        <w:rPr>
          <w:rFonts w:ascii="Times New Roman" w:hAnsi="Times New Roman"/>
          <w:sz w:val="28"/>
          <w:szCs w:val="28"/>
        </w:rPr>
        <w:t>по лабораторн</w:t>
      </w:r>
      <w:r w:rsidR="00777D14">
        <w:rPr>
          <w:rFonts w:ascii="Times New Roman" w:hAnsi="Times New Roman"/>
          <w:sz w:val="28"/>
          <w:szCs w:val="28"/>
        </w:rPr>
        <w:t>ой</w:t>
      </w:r>
      <w:r w:rsidRPr="003E1446">
        <w:rPr>
          <w:rFonts w:ascii="Times New Roman" w:hAnsi="Times New Roman"/>
          <w:sz w:val="28"/>
          <w:szCs w:val="28"/>
        </w:rPr>
        <w:t xml:space="preserve"> работ</w:t>
      </w:r>
      <w:r w:rsidR="00777D14">
        <w:rPr>
          <w:rFonts w:ascii="Times New Roman" w:hAnsi="Times New Roman"/>
          <w:sz w:val="28"/>
          <w:szCs w:val="28"/>
        </w:rPr>
        <w:t>е</w:t>
      </w:r>
      <w:r w:rsidRPr="003E1446">
        <w:rPr>
          <w:rFonts w:ascii="Times New Roman" w:hAnsi="Times New Roman"/>
          <w:sz w:val="28"/>
          <w:szCs w:val="28"/>
        </w:rPr>
        <w:t xml:space="preserve"> №</w:t>
      </w:r>
      <w:ins w:id="0" w:author="Baika" w:date="2025-10-27T21:35:00Z">
        <w:r w:rsidR="00582230">
          <w:rPr>
            <w:rFonts w:ascii="Times New Roman" w:hAnsi="Times New Roman"/>
            <w:sz w:val="28"/>
            <w:szCs w:val="28"/>
          </w:rPr>
          <w:t>2</w:t>
        </w:r>
      </w:ins>
      <w:del w:id="1" w:author="Baika" w:date="2025-10-27T21:35:00Z">
        <w:r w:rsidR="00777D14" w:rsidDel="00582230">
          <w:rPr>
            <w:rFonts w:ascii="Times New Roman" w:hAnsi="Times New Roman"/>
            <w:sz w:val="28"/>
            <w:szCs w:val="28"/>
          </w:rPr>
          <w:delText>1</w:delText>
        </w:r>
      </w:del>
    </w:p>
    <w:p w14:paraId="312562BE" w14:textId="64E1F99E" w:rsidR="002459A0" w:rsidRPr="003E1446" w:rsidRDefault="002459A0" w:rsidP="002459A0">
      <w:pPr>
        <w:jc w:val="center"/>
        <w:rPr>
          <w:rFonts w:ascii="Times New Roman" w:hAnsi="Times New Roman"/>
          <w:sz w:val="28"/>
          <w:szCs w:val="28"/>
        </w:rPr>
      </w:pPr>
      <w:r w:rsidRPr="003E1446">
        <w:rPr>
          <w:rFonts w:ascii="Times New Roman" w:hAnsi="Times New Roman"/>
          <w:sz w:val="28"/>
          <w:szCs w:val="28"/>
        </w:rPr>
        <w:t>«</w:t>
      </w:r>
      <w:r w:rsidR="00777D14" w:rsidRPr="00777D14">
        <w:rPr>
          <w:rFonts w:ascii="Times New Roman" w:hAnsi="Times New Roman"/>
          <w:sz w:val="28"/>
          <w:szCs w:val="28"/>
        </w:rPr>
        <w:t xml:space="preserve">Построение </w:t>
      </w:r>
      <w:del w:id="2" w:author="Baika" w:date="2025-10-27T21:35:00Z">
        <w:r w:rsidR="00777D14" w:rsidRPr="00777D14" w:rsidDel="00582230">
          <w:rPr>
            <w:rFonts w:ascii="Times New Roman" w:hAnsi="Times New Roman"/>
            <w:sz w:val="28"/>
            <w:szCs w:val="28"/>
          </w:rPr>
          <w:delText xml:space="preserve">продукционной </w:delText>
        </w:r>
      </w:del>
      <w:ins w:id="3" w:author="Baika" w:date="2025-10-27T21:35:00Z">
        <w:r w:rsidR="00582230">
          <w:rPr>
            <w:rFonts w:ascii="Times New Roman" w:hAnsi="Times New Roman"/>
            <w:sz w:val="28"/>
            <w:szCs w:val="28"/>
          </w:rPr>
          <w:t>семантической</w:t>
        </w:r>
        <w:r w:rsidR="00582230" w:rsidRPr="00777D14">
          <w:rPr>
            <w:rFonts w:ascii="Times New Roman" w:hAnsi="Times New Roman"/>
            <w:sz w:val="28"/>
            <w:szCs w:val="28"/>
          </w:rPr>
          <w:t xml:space="preserve"> </w:t>
        </w:r>
      </w:ins>
      <w:r w:rsidR="00777D14" w:rsidRPr="00777D14">
        <w:rPr>
          <w:rFonts w:ascii="Times New Roman" w:hAnsi="Times New Roman"/>
          <w:sz w:val="28"/>
          <w:szCs w:val="28"/>
        </w:rPr>
        <w:t>модели представления знаний</w:t>
      </w:r>
      <w:r w:rsidRPr="003E1446">
        <w:rPr>
          <w:rFonts w:ascii="Times New Roman" w:hAnsi="Times New Roman"/>
          <w:sz w:val="28"/>
          <w:szCs w:val="28"/>
        </w:rPr>
        <w:t>»</w:t>
      </w:r>
    </w:p>
    <w:p w14:paraId="0249ED51" w14:textId="77777777" w:rsidR="002459A0" w:rsidRPr="003E1446" w:rsidRDefault="002459A0" w:rsidP="002459A0">
      <w:pPr>
        <w:jc w:val="center"/>
        <w:rPr>
          <w:rFonts w:ascii="Times New Roman" w:hAnsi="Times New Roman"/>
          <w:sz w:val="28"/>
          <w:szCs w:val="28"/>
        </w:rPr>
      </w:pPr>
    </w:p>
    <w:p w14:paraId="6921EB2E" w14:textId="77777777" w:rsidR="002459A0" w:rsidRPr="003E1446" w:rsidRDefault="002459A0" w:rsidP="002459A0">
      <w:pPr>
        <w:jc w:val="center"/>
        <w:rPr>
          <w:rFonts w:ascii="Times New Roman" w:hAnsi="Times New Roman"/>
          <w:sz w:val="28"/>
          <w:szCs w:val="28"/>
        </w:rPr>
      </w:pPr>
      <w:r w:rsidRPr="003E1446">
        <w:rPr>
          <w:rFonts w:ascii="Times New Roman" w:hAnsi="Times New Roman"/>
          <w:sz w:val="28"/>
          <w:szCs w:val="28"/>
        </w:rPr>
        <w:t xml:space="preserve">по дисциплине </w:t>
      </w:r>
    </w:p>
    <w:p w14:paraId="55482ABD" w14:textId="77777777" w:rsidR="002459A0" w:rsidRPr="003E1446" w:rsidRDefault="002459A0" w:rsidP="002459A0">
      <w:pPr>
        <w:jc w:val="center"/>
        <w:rPr>
          <w:rFonts w:ascii="Times New Roman" w:hAnsi="Times New Roman"/>
          <w:sz w:val="28"/>
          <w:szCs w:val="28"/>
        </w:rPr>
      </w:pPr>
      <w:r w:rsidRPr="003E1446">
        <w:rPr>
          <w:rFonts w:ascii="Times New Roman" w:hAnsi="Times New Roman"/>
          <w:sz w:val="28"/>
          <w:szCs w:val="28"/>
        </w:rPr>
        <w:t>«</w:t>
      </w:r>
      <w:r w:rsidR="00777D14" w:rsidRPr="00777D14">
        <w:rPr>
          <w:rFonts w:ascii="Times New Roman" w:hAnsi="Times New Roman"/>
          <w:sz w:val="28"/>
          <w:szCs w:val="28"/>
        </w:rPr>
        <w:t>Основы интеллектуальных систем</w:t>
      </w:r>
      <w:r w:rsidRPr="003E1446">
        <w:rPr>
          <w:rFonts w:ascii="Times New Roman" w:hAnsi="Times New Roman"/>
          <w:sz w:val="28"/>
          <w:szCs w:val="28"/>
        </w:rPr>
        <w:t>»</w:t>
      </w:r>
    </w:p>
    <w:p w14:paraId="4C9C7C23" w14:textId="77777777" w:rsidR="002459A0" w:rsidRPr="00310328" w:rsidRDefault="002459A0" w:rsidP="002459A0">
      <w:pPr>
        <w:jc w:val="center"/>
        <w:rPr>
          <w:rFonts w:ascii="Times New Roman" w:hAnsi="Times New Roman"/>
          <w:sz w:val="28"/>
          <w:szCs w:val="28"/>
        </w:rPr>
      </w:pPr>
    </w:p>
    <w:p w14:paraId="2A531EA3" w14:textId="77777777" w:rsidR="002459A0" w:rsidRPr="00310328" w:rsidRDefault="002459A0" w:rsidP="002459A0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</w:p>
    <w:p w14:paraId="51CB1779" w14:textId="77777777" w:rsidR="002459A0" w:rsidRPr="00310328" w:rsidRDefault="002459A0" w:rsidP="002459A0">
      <w:pPr>
        <w:jc w:val="center"/>
        <w:rPr>
          <w:rFonts w:ascii="Times New Roman" w:hAnsi="Times New Roman"/>
          <w:sz w:val="28"/>
          <w:szCs w:val="28"/>
        </w:rPr>
      </w:pPr>
    </w:p>
    <w:p w14:paraId="77506900" w14:textId="77777777" w:rsidR="002459A0" w:rsidRPr="00310328" w:rsidRDefault="002459A0" w:rsidP="002459A0">
      <w:pPr>
        <w:jc w:val="center"/>
        <w:rPr>
          <w:rFonts w:ascii="Times New Roman" w:hAnsi="Times New Roman"/>
          <w:sz w:val="28"/>
          <w:szCs w:val="28"/>
        </w:rPr>
      </w:pPr>
    </w:p>
    <w:p w14:paraId="62D9225A" w14:textId="77777777" w:rsidR="002459A0" w:rsidRPr="00310328" w:rsidRDefault="002459A0" w:rsidP="002459A0">
      <w:pPr>
        <w:jc w:val="center"/>
        <w:rPr>
          <w:rFonts w:ascii="Times New Roman" w:hAnsi="Times New Roman"/>
          <w:sz w:val="28"/>
          <w:szCs w:val="28"/>
        </w:rPr>
      </w:pPr>
    </w:p>
    <w:p w14:paraId="3F07D28D" w14:textId="77777777" w:rsidR="002459A0" w:rsidRPr="00310328" w:rsidRDefault="002459A0" w:rsidP="002459A0">
      <w:pPr>
        <w:jc w:val="center"/>
        <w:rPr>
          <w:rFonts w:ascii="Times New Roman" w:hAnsi="Times New Roman"/>
          <w:sz w:val="28"/>
          <w:szCs w:val="28"/>
        </w:rPr>
      </w:pPr>
    </w:p>
    <w:p w14:paraId="2A254EBB" w14:textId="77777777" w:rsidR="002459A0" w:rsidRPr="003E1446" w:rsidRDefault="002459A0" w:rsidP="002459A0">
      <w:pPr>
        <w:jc w:val="center"/>
        <w:rPr>
          <w:rFonts w:ascii="Times New Roman" w:hAnsi="Times New Roman"/>
          <w:sz w:val="28"/>
          <w:szCs w:val="28"/>
        </w:rPr>
      </w:pPr>
    </w:p>
    <w:tbl>
      <w:tblPr>
        <w:tblStyle w:val="ac"/>
        <w:tblW w:w="8755" w:type="dxa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8"/>
        <w:gridCol w:w="3827"/>
      </w:tblGrid>
      <w:tr w:rsidR="002459A0" w14:paraId="089D671B" w14:textId="77777777" w:rsidTr="00E47581">
        <w:tc>
          <w:tcPr>
            <w:tcW w:w="4928" w:type="dxa"/>
          </w:tcPr>
          <w:p w14:paraId="744A17CC" w14:textId="77777777" w:rsidR="002459A0" w:rsidRDefault="002459A0" w:rsidP="00E47581">
            <w:pPr>
              <w:spacing w:line="36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3E1446">
              <w:rPr>
                <w:rFonts w:ascii="Times New Roman" w:hAnsi="Times New Roman"/>
                <w:sz w:val="28"/>
                <w:szCs w:val="28"/>
              </w:rPr>
              <w:t>Выполнил:</w:t>
            </w:r>
          </w:p>
        </w:tc>
        <w:tc>
          <w:tcPr>
            <w:tcW w:w="3827" w:type="dxa"/>
          </w:tcPr>
          <w:p w14:paraId="597FF255" w14:textId="77777777" w:rsidR="002459A0" w:rsidRPr="003E1446" w:rsidRDefault="002459A0" w:rsidP="00E47581">
            <w:pPr>
              <w:spacing w:line="36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3E1446">
              <w:rPr>
                <w:rFonts w:ascii="Times New Roman" w:hAnsi="Times New Roman"/>
                <w:sz w:val="28"/>
                <w:szCs w:val="28"/>
              </w:rPr>
              <w:t xml:space="preserve">студент группы </w:t>
            </w:r>
            <w:r w:rsidR="00777D14">
              <w:rPr>
                <w:rFonts w:ascii="Times New Roman" w:hAnsi="Times New Roman"/>
                <w:sz w:val="28"/>
                <w:szCs w:val="28"/>
              </w:rPr>
              <w:t>3</w:t>
            </w:r>
            <w:r w:rsidR="00750036">
              <w:rPr>
                <w:rFonts w:ascii="Times New Roman" w:hAnsi="Times New Roman"/>
                <w:sz w:val="28"/>
                <w:szCs w:val="28"/>
              </w:rPr>
              <w:t>10</w:t>
            </w:r>
          </w:p>
          <w:p w14:paraId="1C807F39" w14:textId="77777777" w:rsidR="002459A0" w:rsidRDefault="002459A0" w:rsidP="00E47581">
            <w:pPr>
              <w:spacing w:line="36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Жаанбаев Б.</w:t>
            </w:r>
            <w:r w:rsidR="00777D14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К.</w:t>
            </w:r>
          </w:p>
        </w:tc>
      </w:tr>
      <w:tr w:rsidR="002459A0" w14:paraId="3EEE1720" w14:textId="77777777" w:rsidTr="00E47581">
        <w:tc>
          <w:tcPr>
            <w:tcW w:w="4928" w:type="dxa"/>
          </w:tcPr>
          <w:p w14:paraId="19892F88" w14:textId="77777777" w:rsidR="002459A0" w:rsidRDefault="002459A0" w:rsidP="00E47581">
            <w:pPr>
              <w:spacing w:line="36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3E1446">
              <w:rPr>
                <w:rFonts w:ascii="Times New Roman" w:hAnsi="Times New Roman"/>
                <w:sz w:val="28"/>
                <w:szCs w:val="28"/>
              </w:rPr>
              <w:t>Проверил:</w:t>
            </w:r>
          </w:p>
        </w:tc>
        <w:tc>
          <w:tcPr>
            <w:tcW w:w="3827" w:type="dxa"/>
          </w:tcPr>
          <w:p w14:paraId="3EF13B24" w14:textId="77777777" w:rsidR="002459A0" w:rsidRPr="003E1446" w:rsidRDefault="00777D14" w:rsidP="00E47581">
            <w:pPr>
              <w:spacing w:line="36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ассистент </w:t>
            </w:r>
            <w:r w:rsidR="002459A0" w:rsidRPr="003E1446">
              <w:rPr>
                <w:rFonts w:ascii="Times New Roman" w:hAnsi="Times New Roman"/>
                <w:sz w:val="28"/>
                <w:szCs w:val="28"/>
              </w:rPr>
              <w:t>кафедры ПОиАИС</w:t>
            </w:r>
          </w:p>
          <w:p w14:paraId="47769989" w14:textId="77777777" w:rsidR="002459A0" w:rsidRPr="003E1446" w:rsidRDefault="00777D14" w:rsidP="00E47581">
            <w:pPr>
              <w:spacing w:line="36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Хомяков Д. В.</w:t>
            </w:r>
          </w:p>
          <w:p w14:paraId="2BED0539" w14:textId="77777777" w:rsidR="002459A0" w:rsidRDefault="002459A0" w:rsidP="00E47581">
            <w:pPr>
              <w:spacing w:line="36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4EFA0209" w14:textId="77777777" w:rsidR="002459A0" w:rsidRPr="00DE7D1F" w:rsidRDefault="002459A0" w:rsidP="002459A0">
      <w:pPr>
        <w:jc w:val="center"/>
        <w:rPr>
          <w:rFonts w:ascii="Times New Roman" w:hAnsi="Times New Roman"/>
          <w:sz w:val="28"/>
          <w:szCs w:val="28"/>
        </w:rPr>
      </w:pPr>
    </w:p>
    <w:p w14:paraId="682D042F" w14:textId="77777777" w:rsidR="002459A0" w:rsidRDefault="002459A0" w:rsidP="002459A0">
      <w:pPr>
        <w:jc w:val="center"/>
        <w:rPr>
          <w:rFonts w:ascii="Times New Roman" w:hAnsi="Times New Roman"/>
          <w:sz w:val="28"/>
          <w:szCs w:val="28"/>
        </w:rPr>
      </w:pPr>
    </w:p>
    <w:p w14:paraId="22067503" w14:textId="77777777" w:rsidR="002459A0" w:rsidRDefault="002459A0" w:rsidP="002459A0">
      <w:pPr>
        <w:jc w:val="center"/>
        <w:rPr>
          <w:rFonts w:ascii="Times New Roman" w:hAnsi="Times New Roman"/>
          <w:sz w:val="28"/>
          <w:szCs w:val="28"/>
        </w:rPr>
      </w:pPr>
    </w:p>
    <w:p w14:paraId="6CC3CA2E" w14:textId="77777777" w:rsidR="002459A0" w:rsidRDefault="002459A0" w:rsidP="002459A0">
      <w:pPr>
        <w:jc w:val="center"/>
        <w:rPr>
          <w:rFonts w:ascii="Times New Roman" w:hAnsi="Times New Roman"/>
          <w:sz w:val="28"/>
          <w:szCs w:val="28"/>
        </w:rPr>
      </w:pPr>
    </w:p>
    <w:p w14:paraId="2E303B9A" w14:textId="77777777" w:rsidR="002459A0" w:rsidRDefault="002459A0" w:rsidP="002459A0">
      <w:pPr>
        <w:jc w:val="center"/>
        <w:rPr>
          <w:rFonts w:ascii="Times New Roman" w:hAnsi="Times New Roman"/>
          <w:sz w:val="28"/>
          <w:szCs w:val="28"/>
        </w:rPr>
      </w:pPr>
    </w:p>
    <w:p w14:paraId="0B6B4436" w14:textId="77777777" w:rsidR="002459A0" w:rsidRDefault="002459A0" w:rsidP="002459A0">
      <w:pPr>
        <w:jc w:val="center"/>
        <w:rPr>
          <w:rFonts w:ascii="Times New Roman" w:hAnsi="Times New Roman"/>
          <w:sz w:val="28"/>
          <w:szCs w:val="28"/>
        </w:rPr>
      </w:pPr>
    </w:p>
    <w:p w14:paraId="2D24871D" w14:textId="77777777" w:rsidR="002459A0" w:rsidRDefault="002459A0" w:rsidP="002459A0">
      <w:pPr>
        <w:jc w:val="center"/>
        <w:rPr>
          <w:rFonts w:ascii="Times New Roman" w:hAnsi="Times New Roman"/>
          <w:sz w:val="28"/>
          <w:szCs w:val="28"/>
        </w:rPr>
      </w:pPr>
    </w:p>
    <w:p w14:paraId="6D601F8D" w14:textId="77777777" w:rsidR="002459A0" w:rsidRPr="003E1446" w:rsidRDefault="002459A0" w:rsidP="002459A0">
      <w:pPr>
        <w:jc w:val="center"/>
        <w:rPr>
          <w:rFonts w:ascii="Times New Roman" w:hAnsi="Times New Roman"/>
          <w:sz w:val="28"/>
          <w:szCs w:val="28"/>
        </w:rPr>
      </w:pPr>
    </w:p>
    <w:p w14:paraId="1BA75105" w14:textId="77777777" w:rsidR="002459A0" w:rsidRPr="003E1446" w:rsidRDefault="002459A0" w:rsidP="002459A0">
      <w:pPr>
        <w:jc w:val="center"/>
        <w:rPr>
          <w:rFonts w:ascii="Times New Roman" w:hAnsi="Times New Roman"/>
          <w:sz w:val="28"/>
          <w:szCs w:val="28"/>
        </w:rPr>
      </w:pPr>
    </w:p>
    <w:p w14:paraId="1329EFFF" w14:textId="77777777" w:rsidR="006268E7" w:rsidRDefault="002459A0" w:rsidP="006268E7">
      <w:pPr>
        <w:jc w:val="center"/>
        <w:rPr>
          <w:ins w:id="4" w:author="Baika" w:date="2025-10-27T21:26:00Z"/>
          <w:rFonts w:ascii="Times New Roman" w:hAnsi="Times New Roman"/>
          <w:sz w:val="28"/>
          <w:szCs w:val="28"/>
          <w:lang w:val="en-US"/>
        </w:rPr>
      </w:pPr>
      <w:r w:rsidRPr="003E1446">
        <w:rPr>
          <w:rFonts w:ascii="Times New Roman" w:hAnsi="Times New Roman"/>
          <w:sz w:val="28"/>
          <w:szCs w:val="28"/>
        </w:rPr>
        <w:t>Курск</w:t>
      </w:r>
      <w:r>
        <w:rPr>
          <w:rFonts w:ascii="Times New Roman" w:hAnsi="Times New Roman"/>
          <w:sz w:val="28"/>
          <w:szCs w:val="28"/>
        </w:rPr>
        <w:t xml:space="preserve"> </w:t>
      </w:r>
      <w:r w:rsidRPr="003E1446">
        <w:rPr>
          <w:rFonts w:ascii="Times New Roman" w:hAnsi="Times New Roman"/>
          <w:sz w:val="28"/>
          <w:szCs w:val="28"/>
        </w:rPr>
        <w:t>20</w:t>
      </w:r>
      <w:r>
        <w:rPr>
          <w:rFonts w:ascii="Times New Roman" w:hAnsi="Times New Roman"/>
          <w:sz w:val="28"/>
          <w:szCs w:val="28"/>
        </w:rPr>
        <w:t>25</w:t>
      </w:r>
    </w:p>
    <w:p w14:paraId="5D24B949" w14:textId="77777777" w:rsidR="006268E7" w:rsidRDefault="006268E7">
      <w:pPr>
        <w:spacing w:after="160" w:line="278" w:lineRule="auto"/>
        <w:rPr>
          <w:ins w:id="5" w:author="Baika" w:date="2025-10-27T21:26:00Z"/>
          <w:rFonts w:ascii="Times New Roman" w:hAnsi="Times New Roman"/>
          <w:sz w:val="28"/>
          <w:szCs w:val="28"/>
          <w:lang w:val="en-US"/>
        </w:rPr>
      </w:pPr>
      <w:ins w:id="6" w:author="Baika" w:date="2025-10-27T21:26:00Z">
        <w:r>
          <w:rPr>
            <w:rFonts w:ascii="Times New Roman" w:hAnsi="Times New Roman"/>
            <w:sz w:val="28"/>
            <w:szCs w:val="28"/>
            <w:lang w:val="en-US"/>
          </w:rPr>
          <w:br w:type="page"/>
        </w:r>
      </w:ins>
    </w:p>
    <w:p w14:paraId="7CDBFCC3" w14:textId="48BDEDAB" w:rsidR="002459A0" w:rsidRPr="001240AE" w:rsidDel="006268E7" w:rsidRDefault="006268E7" w:rsidP="002459A0">
      <w:pPr>
        <w:jc w:val="center"/>
        <w:rPr>
          <w:del w:id="7" w:author="Baika" w:date="2025-10-27T21:26:00Z"/>
          <w:rFonts w:ascii="Times New Roman" w:hAnsi="Times New Roman"/>
          <w:sz w:val="28"/>
          <w:szCs w:val="28"/>
          <w:rPrChange w:id="8" w:author="Baika" w:date="2025-10-28T10:20:00Z">
            <w:rPr>
              <w:del w:id="9" w:author="Baika" w:date="2025-10-27T21:26:00Z"/>
              <w:rFonts w:ascii="Times New Roman" w:hAnsi="Times New Roman"/>
              <w:sz w:val="28"/>
              <w:szCs w:val="28"/>
            </w:rPr>
          </w:rPrChange>
        </w:rPr>
      </w:pPr>
      <w:ins w:id="10" w:author="Baika" w:date="2025-10-27T21:27:00Z">
        <w:r w:rsidRPr="001240AE">
          <w:rPr>
            <w:rFonts w:ascii="Times New Roman" w:hAnsi="Times New Roman"/>
            <w:sz w:val="28"/>
            <w:szCs w:val="28"/>
            <w:rPrChange w:id="11" w:author="Baika" w:date="2025-10-28T10:20:00Z">
              <w:rPr>
                <w:rFonts w:ascii="Times New Roman" w:hAnsi="Times New Roman"/>
                <w:sz w:val="28"/>
                <w:szCs w:val="28"/>
              </w:rPr>
            </w:rPrChange>
          </w:rPr>
          <w:lastRenderedPageBreak/>
          <w:t>Введение</w:t>
        </w:r>
      </w:ins>
      <w:del w:id="12" w:author="Baika" w:date="2025-10-27T21:26:00Z">
        <w:r w:rsidR="002459A0" w:rsidRPr="001240AE" w:rsidDel="006268E7">
          <w:rPr>
            <w:rFonts w:ascii="Times New Roman" w:hAnsi="Times New Roman"/>
            <w:sz w:val="28"/>
            <w:szCs w:val="28"/>
            <w:rPrChange w:id="13" w:author="Baika" w:date="2025-10-28T10:20:00Z">
              <w:rPr>
                <w:rFonts w:ascii="Times New Roman" w:hAnsi="Times New Roman"/>
                <w:sz w:val="28"/>
                <w:szCs w:val="28"/>
              </w:rPr>
            </w:rPrChange>
          </w:rPr>
          <w:br w:type="page"/>
        </w:r>
      </w:del>
    </w:p>
    <w:p w14:paraId="1E7CBDC7" w14:textId="562CB2E1" w:rsidR="001862B1" w:rsidRPr="001240AE" w:rsidDel="006268E7" w:rsidRDefault="002459A0" w:rsidP="001862B1">
      <w:pPr>
        <w:jc w:val="center"/>
        <w:rPr>
          <w:del w:id="14" w:author="Baika" w:date="2025-10-27T21:26:00Z"/>
          <w:rFonts w:ascii="Times New Roman" w:hAnsi="Times New Roman"/>
          <w:sz w:val="28"/>
          <w:szCs w:val="28"/>
          <w:rPrChange w:id="15" w:author="Baika" w:date="2025-10-28T10:20:00Z">
            <w:rPr>
              <w:del w:id="16" w:author="Baika" w:date="2025-10-27T21:26:00Z"/>
              <w:rFonts w:ascii="Times New Roman" w:hAnsi="Times New Roman"/>
              <w:sz w:val="28"/>
              <w:szCs w:val="28"/>
            </w:rPr>
          </w:rPrChange>
        </w:rPr>
      </w:pPr>
      <w:del w:id="17" w:author="Baika" w:date="2025-10-27T21:26:00Z">
        <w:r w:rsidRPr="001240AE" w:rsidDel="006268E7">
          <w:rPr>
            <w:rFonts w:ascii="Times New Roman" w:hAnsi="Times New Roman"/>
            <w:sz w:val="28"/>
            <w:szCs w:val="28"/>
            <w:rPrChange w:id="18" w:author="Baika" w:date="2025-10-28T10:20:00Z">
              <w:rPr>
                <w:rFonts w:ascii="Times New Roman" w:hAnsi="Times New Roman"/>
                <w:sz w:val="28"/>
                <w:szCs w:val="28"/>
              </w:rPr>
            </w:rPrChange>
          </w:rPr>
          <w:delText>СОДЕРЖАНИЕ</w:delText>
        </w:r>
      </w:del>
    </w:p>
    <w:customXmlDelRangeStart w:id="19" w:author="Baika" w:date="2025-10-27T21:26:00Z"/>
    <w:sdt>
      <w:sdtPr>
        <w:rPr>
          <w:rFonts w:ascii="Times New Roman" w:eastAsia="Times New Roman" w:hAnsi="Times New Roman" w:cs="Times New Roman"/>
          <w:color w:val="auto"/>
          <w:sz w:val="28"/>
          <w:szCs w:val="28"/>
          <w:rPrChange w:id="20" w:author="Baika" w:date="2025-10-28T10:20:00Z">
            <w:rPr>
              <w:rFonts w:ascii="Times New Roman" w:eastAsia="Times New Roman" w:hAnsi="Times New Roman" w:cs="Times New Roman"/>
              <w:color w:val="auto"/>
              <w:sz w:val="26"/>
              <w:szCs w:val="20"/>
            </w:rPr>
          </w:rPrChange>
        </w:rPr>
        <w:id w:val="-477692373"/>
        <w:docPartObj>
          <w:docPartGallery w:val="Table of Contents"/>
          <w:docPartUnique/>
        </w:docPartObj>
      </w:sdtPr>
      <w:sdtEndPr>
        <w:rPr>
          <w:b/>
          <w:bCs/>
          <w:rPrChange w:id="21" w:author="Baika" w:date="2025-10-28T10:20:00Z">
            <w:rPr/>
          </w:rPrChange>
        </w:rPr>
      </w:sdtEndPr>
      <w:sdtContent>
        <w:customXmlDelRangeEnd w:id="19"/>
        <w:p w14:paraId="3289355D" w14:textId="5EB024EC" w:rsidR="001862B1" w:rsidRPr="001240AE" w:rsidDel="006268E7" w:rsidRDefault="001862B1">
          <w:pPr>
            <w:pStyle w:val="ae"/>
            <w:rPr>
              <w:del w:id="22" w:author="Baika" w:date="2025-10-27T21:26:00Z"/>
              <w:rFonts w:ascii="Times New Roman" w:hAnsi="Times New Roman" w:cs="Times New Roman"/>
              <w:sz w:val="28"/>
              <w:szCs w:val="28"/>
              <w:rPrChange w:id="23" w:author="Baika" w:date="2025-10-28T10:20:00Z">
                <w:rPr>
                  <w:del w:id="24" w:author="Baika" w:date="2025-10-27T21:26:00Z"/>
                  <w:rFonts w:ascii="Times New Roman" w:hAnsi="Times New Roman" w:cs="Times New Roman"/>
                </w:rPr>
              </w:rPrChange>
            </w:rPr>
          </w:pPr>
        </w:p>
        <w:p w14:paraId="0971B402" w14:textId="0A0DA86F" w:rsidR="00F20B3D" w:rsidRPr="001240AE" w:rsidDel="00924741" w:rsidRDefault="001862B1">
          <w:pPr>
            <w:pStyle w:val="11"/>
            <w:tabs>
              <w:tab w:val="right" w:leader="dot" w:pos="9345"/>
            </w:tabs>
            <w:rPr>
              <w:del w:id="25" w:author="Baika" w:date="2025-10-14T16:53:00Z"/>
              <w:rFonts w:eastAsiaTheme="minorEastAsia"/>
              <w:noProof/>
              <w:kern w:val="2"/>
              <w14:ligatures w14:val="standardContextual"/>
              <w:rPrChange w:id="26" w:author="Baika" w:date="2025-10-28T10:20:00Z">
                <w:rPr>
                  <w:del w:id="27" w:author="Baika" w:date="2025-10-14T16:53:00Z"/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rPrChange>
            </w:rPr>
          </w:pPr>
          <w:del w:id="28" w:author="Baika" w:date="2025-10-27T21:26:00Z">
            <w:r w:rsidRPr="001240AE" w:rsidDel="006268E7">
              <w:rPr>
                <w:rPrChange w:id="29" w:author="Baika" w:date="2025-10-28T10:20:00Z">
                  <w:rPr/>
                </w:rPrChange>
              </w:rPr>
              <w:fldChar w:fldCharType="begin"/>
            </w:r>
            <w:r w:rsidRPr="001240AE" w:rsidDel="006268E7">
              <w:rPr>
                <w:rPrChange w:id="30" w:author="Baika" w:date="2025-10-28T10:20:00Z">
                  <w:rPr/>
                </w:rPrChange>
              </w:rPr>
              <w:delInstrText xml:space="preserve"> TOC \o "1-3" \h \z \u </w:delInstrText>
            </w:r>
            <w:r w:rsidRPr="001240AE" w:rsidDel="006268E7">
              <w:rPr>
                <w:rPrChange w:id="31" w:author="Baika" w:date="2025-10-28T10:20:00Z">
                  <w:rPr/>
                </w:rPrChange>
              </w:rPr>
              <w:fldChar w:fldCharType="separate"/>
            </w:r>
          </w:del>
          <w:del w:id="32" w:author="Baika" w:date="2025-10-14T16:53:00Z">
            <w:r w:rsidR="00F20B3D" w:rsidRPr="001240AE" w:rsidDel="00924741">
              <w:rPr>
                <w:rStyle w:val="af"/>
                <w:rFonts w:eastAsiaTheme="majorEastAsia"/>
                <w:noProof/>
                <w:rPrChange w:id="33" w:author="Baika" w:date="2025-10-28T10:20:00Z">
                  <w:rPr>
                    <w:rStyle w:val="af"/>
                    <w:rFonts w:eastAsiaTheme="majorEastAsia"/>
                    <w:noProof/>
                  </w:rPr>
                </w:rPrChange>
              </w:rPr>
              <w:delText>ВВЕДЕНИЕ</w:delText>
            </w:r>
            <w:r w:rsidR="00F20B3D" w:rsidRPr="001240AE" w:rsidDel="00924741">
              <w:rPr>
                <w:noProof/>
                <w:webHidden/>
                <w:rPrChange w:id="34" w:author="Baika" w:date="2025-10-28T10:20:00Z">
                  <w:rPr>
                    <w:noProof/>
                    <w:webHidden/>
                  </w:rPr>
                </w:rPrChange>
              </w:rPr>
              <w:tab/>
            </w:r>
            <w:r w:rsidR="00924741" w:rsidRPr="001240AE" w:rsidDel="00924741">
              <w:rPr>
                <w:noProof/>
                <w:webHidden/>
                <w:rPrChange w:id="35" w:author="Baika" w:date="2025-10-28T10:20:00Z">
                  <w:rPr>
                    <w:noProof/>
                    <w:webHidden/>
                  </w:rPr>
                </w:rPrChange>
              </w:rPr>
              <w:delText>3</w:delText>
            </w:r>
          </w:del>
        </w:p>
        <w:p w14:paraId="6A137954" w14:textId="77777777" w:rsidR="00F20B3D" w:rsidRPr="001240AE" w:rsidDel="00924741" w:rsidRDefault="00F20B3D">
          <w:pPr>
            <w:pStyle w:val="11"/>
            <w:tabs>
              <w:tab w:val="right" w:leader="dot" w:pos="9345"/>
            </w:tabs>
            <w:rPr>
              <w:del w:id="36" w:author="Baika" w:date="2025-10-14T16:53:00Z"/>
              <w:rFonts w:eastAsiaTheme="minorEastAsia"/>
              <w:noProof/>
              <w:kern w:val="2"/>
              <w14:ligatures w14:val="standardContextual"/>
              <w:rPrChange w:id="37" w:author="Baika" w:date="2025-10-28T10:20:00Z">
                <w:rPr>
                  <w:del w:id="38" w:author="Baika" w:date="2025-10-14T16:53:00Z"/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rPrChange>
            </w:rPr>
          </w:pPr>
          <w:del w:id="39" w:author="Baika" w:date="2025-10-14T16:53:00Z">
            <w:r w:rsidRPr="001240AE" w:rsidDel="00924741">
              <w:rPr>
                <w:rStyle w:val="af"/>
                <w:rFonts w:eastAsiaTheme="majorEastAsia"/>
                <w:noProof/>
                <w:rPrChange w:id="40" w:author="Baika" w:date="2025-10-28T10:20:00Z">
                  <w:rPr>
                    <w:rStyle w:val="af"/>
                    <w:rFonts w:eastAsiaTheme="majorEastAsia"/>
                    <w:noProof/>
                  </w:rPr>
                </w:rPrChange>
              </w:rPr>
              <w:delText>Основные теоретические положения</w:delText>
            </w:r>
            <w:r w:rsidRPr="001240AE" w:rsidDel="00924741">
              <w:rPr>
                <w:noProof/>
                <w:webHidden/>
                <w:rPrChange w:id="41" w:author="Baika" w:date="2025-10-28T10:20:00Z">
                  <w:rPr>
                    <w:noProof/>
                    <w:webHidden/>
                  </w:rPr>
                </w:rPrChange>
              </w:rPr>
              <w:tab/>
            </w:r>
            <w:r w:rsidR="00924741" w:rsidRPr="001240AE" w:rsidDel="00924741">
              <w:rPr>
                <w:noProof/>
                <w:webHidden/>
                <w:rPrChange w:id="42" w:author="Baika" w:date="2025-10-28T10:20:00Z">
                  <w:rPr>
                    <w:noProof/>
                    <w:webHidden/>
                  </w:rPr>
                </w:rPrChange>
              </w:rPr>
              <w:delText>4</w:delText>
            </w:r>
          </w:del>
        </w:p>
        <w:p w14:paraId="08228C19" w14:textId="77777777" w:rsidR="00F20B3D" w:rsidRPr="001240AE" w:rsidDel="00924741" w:rsidRDefault="00F20B3D">
          <w:pPr>
            <w:pStyle w:val="21"/>
            <w:tabs>
              <w:tab w:val="right" w:leader="dot" w:pos="9345"/>
            </w:tabs>
            <w:rPr>
              <w:del w:id="43" w:author="Baika" w:date="2025-10-14T16:53:00Z"/>
              <w:rFonts w:eastAsiaTheme="minorEastAsia"/>
              <w:noProof/>
              <w:kern w:val="2"/>
              <w14:ligatures w14:val="standardContextual"/>
              <w:rPrChange w:id="44" w:author="Baika" w:date="2025-10-28T10:20:00Z">
                <w:rPr>
                  <w:del w:id="45" w:author="Baika" w:date="2025-10-14T16:53:00Z"/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rPrChange>
            </w:rPr>
          </w:pPr>
          <w:del w:id="46" w:author="Baika" w:date="2025-10-14T16:53:00Z">
            <w:r w:rsidRPr="001240AE" w:rsidDel="00924741">
              <w:rPr>
                <w:rStyle w:val="af"/>
                <w:rFonts w:eastAsiaTheme="majorEastAsia"/>
                <w:noProof/>
                <w:rPrChange w:id="47" w:author="Baika" w:date="2025-10-28T10:20:00Z">
                  <w:rPr>
                    <w:rStyle w:val="af"/>
                    <w:rFonts w:eastAsiaTheme="majorEastAsia"/>
                    <w:noProof/>
                  </w:rPr>
                </w:rPrChange>
              </w:rPr>
              <w:delText>Интеллект</w:delText>
            </w:r>
            <w:r w:rsidRPr="001240AE" w:rsidDel="00924741">
              <w:rPr>
                <w:noProof/>
                <w:webHidden/>
                <w:rPrChange w:id="48" w:author="Baika" w:date="2025-10-28T10:20:00Z">
                  <w:rPr>
                    <w:noProof/>
                    <w:webHidden/>
                  </w:rPr>
                </w:rPrChange>
              </w:rPr>
              <w:tab/>
            </w:r>
            <w:r w:rsidR="00924741" w:rsidRPr="001240AE" w:rsidDel="00924741">
              <w:rPr>
                <w:noProof/>
                <w:webHidden/>
                <w:rPrChange w:id="49" w:author="Baika" w:date="2025-10-28T10:20:00Z">
                  <w:rPr>
                    <w:noProof/>
                    <w:webHidden/>
                  </w:rPr>
                </w:rPrChange>
              </w:rPr>
              <w:delText>4</w:delText>
            </w:r>
          </w:del>
        </w:p>
        <w:p w14:paraId="306542DF" w14:textId="77777777" w:rsidR="00F20B3D" w:rsidRPr="001240AE" w:rsidDel="00924741" w:rsidRDefault="00F20B3D">
          <w:pPr>
            <w:pStyle w:val="21"/>
            <w:tabs>
              <w:tab w:val="right" w:leader="dot" w:pos="9345"/>
            </w:tabs>
            <w:rPr>
              <w:del w:id="50" w:author="Baika" w:date="2025-10-14T16:53:00Z"/>
              <w:rFonts w:eastAsiaTheme="minorEastAsia"/>
              <w:noProof/>
              <w:kern w:val="2"/>
              <w14:ligatures w14:val="standardContextual"/>
              <w:rPrChange w:id="51" w:author="Baika" w:date="2025-10-28T10:20:00Z">
                <w:rPr>
                  <w:del w:id="52" w:author="Baika" w:date="2025-10-14T16:53:00Z"/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rPrChange>
            </w:rPr>
          </w:pPr>
          <w:del w:id="53" w:author="Baika" w:date="2025-10-14T16:53:00Z">
            <w:r w:rsidRPr="001240AE" w:rsidDel="00924741">
              <w:rPr>
                <w:rStyle w:val="af"/>
                <w:rFonts w:eastAsiaTheme="majorEastAsia"/>
                <w:noProof/>
                <w:rPrChange w:id="54" w:author="Baika" w:date="2025-10-28T10:20:00Z">
                  <w:rPr>
                    <w:rStyle w:val="af"/>
                    <w:rFonts w:eastAsiaTheme="majorEastAsia"/>
                    <w:noProof/>
                  </w:rPr>
                </w:rPrChange>
              </w:rPr>
              <w:delText>Знания</w:delText>
            </w:r>
            <w:r w:rsidRPr="001240AE" w:rsidDel="00924741">
              <w:rPr>
                <w:noProof/>
                <w:webHidden/>
                <w:rPrChange w:id="55" w:author="Baika" w:date="2025-10-28T10:20:00Z">
                  <w:rPr>
                    <w:noProof/>
                    <w:webHidden/>
                  </w:rPr>
                </w:rPrChange>
              </w:rPr>
              <w:tab/>
            </w:r>
            <w:r w:rsidR="00924741" w:rsidRPr="001240AE" w:rsidDel="00924741">
              <w:rPr>
                <w:noProof/>
                <w:webHidden/>
                <w:rPrChange w:id="56" w:author="Baika" w:date="2025-10-28T10:20:00Z">
                  <w:rPr>
                    <w:noProof/>
                    <w:webHidden/>
                  </w:rPr>
                </w:rPrChange>
              </w:rPr>
              <w:delText>4</w:delText>
            </w:r>
          </w:del>
        </w:p>
        <w:p w14:paraId="37C329CC" w14:textId="77777777" w:rsidR="00F20B3D" w:rsidRPr="001240AE" w:rsidDel="00924741" w:rsidRDefault="00F20B3D">
          <w:pPr>
            <w:pStyle w:val="21"/>
            <w:tabs>
              <w:tab w:val="right" w:leader="dot" w:pos="9345"/>
            </w:tabs>
            <w:rPr>
              <w:del w:id="57" w:author="Baika" w:date="2025-10-14T16:53:00Z"/>
              <w:rFonts w:eastAsiaTheme="minorEastAsia"/>
              <w:noProof/>
              <w:kern w:val="2"/>
              <w14:ligatures w14:val="standardContextual"/>
              <w:rPrChange w:id="58" w:author="Baika" w:date="2025-10-28T10:20:00Z">
                <w:rPr>
                  <w:del w:id="59" w:author="Baika" w:date="2025-10-14T16:53:00Z"/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rPrChange>
            </w:rPr>
          </w:pPr>
          <w:del w:id="60" w:author="Baika" w:date="2025-10-14T16:53:00Z">
            <w:r w:rsidRPr="001240AE" w:rsidDel="00924741">
              <w:rPr>
                <w:rStyle w:val="af"/>
                <w:rFonts w:eastAsiaTheme="majorEastAsia"/>
                <w:noProof/>
                <w:rPrChange w:id="61" w:author="Baika" w:date="2025-10-28T10:20:00Z">
                  <w:rPr>
                    <w:rStyle w:val="af"/>
                    <w:rFonts w:eastAsiaTheme="majorEastAsia"/>
                    <w:noProof/>
                  </w:rPr>
                </w:rPrChange>
              </w:rPr>
              <w:delText>Интеллектуальная информационная система</w:delText>
            </w:r>
            <w:r w:rsidRPr="001240AE" w:rsidDel="00924741">
              <w:rPr>
                <w:noProof/>
                <w:webHidden/>
                <w:rPrChange w:id="62" w:author="Baika" w:date="2025-10-28T10:20:00Z">
                  <w:rPr>
                    <w:noProof/>
                    <w:webHidden/>
                  </w:rPr>
                </w:rPrChange>
              </w:rPr>
              <w:tab/>
            </w:r>
            <w:r w:rsidR="00924741" w:rsidRPr="001240AE" w:rsidDel="00924741">
              <w:rPr>
                <w:noProof/>
                <w:webHidden/>
                <w:rPrChange w:id="63" w:author="Baika" w:date="2025-10-28T10:20:00Z">
                  <w:rPr>
                    <w:noProof/>
                    <w:webHidden/>
                  </w:rPr>
                </w:rPrChange>
              </w:rPr>
              <w:delText>4</w:delText>
            </w:r>
          </w:del>
        </w:p>
        <w:p w14:paraId="55274735" w14:textId="77777777" w:rsidR="00F20B3D" w:rsidRPr="001240AE" w:rsidDel="00924741" w:rsidRDefault="00F20B3D">
          <w:pPr>
            <w:pStyle w:val="21"/>
            <w:tabs>
              <w:tab w:val="right" w:leader="dot" w:pos="9345"/>
            </w:tabs>
            <w:rPr>
              <w:del w:id="64" w:author="Baika" w:date="2025-10-14T16:53:00Z"/>
              <w:rFonts w:eastAsiaTheme="minorEastAsia"/>
              <w:noProof/>
              <w:kern w:val="2"/>
              <w14:ligatures w14:val="standardContextual"/>
              <w:rPrChange w:id="65" w:author="Baika" w:date="2025-10-28T10:20:00Z">
                <w:rPr>
                  <w:del w:id="66" w:author="Baika" w:date="2025-10-14T16:53:00Z"/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rPrChange>
            </w:rPr>
          </w:pPr>
          <w:del w:id="67" w:author="Baika" w:date="2025-10-14T16:53:00Z">
            <w:r w:rsidRPr="001240AE" w:rsidDel="00924741">
              <w:rPr>
                <w:rStyle w:val="af"/>
                <w:rFonts w:eastAsiaTheme="majorEastAsia"/>
                <w:noProof/>
                <w:rPrChange w:id="68" w:author="Baika" w:date="2025-10-28T10:20:00Z">
                  <w:rPr>
                    <w:rStyle w:val="af"/>
                    <w:rFonts w:eastAsiaTheme="majorEastAsia"/>
                    <w:noProof/>
                  </w:rPr>
                </w:rPrChange>
              </w:rPr>
              <w:delText>База знаний</w:delText>
            </w:r>
            <w:r w:rsidRPr="001240AE" w:rsidDel="00924741">
              <w:rPr>
                <w:noProof/>
                <w:webHidden/>
                <w:rPrChange w:id="69" w:author="Baika" w:date="2025-10-28T10:20:00Z">
                  <w:rPr>
                    <w:noProof/>
                    <w:webHidden/>
                  </w:rPr>
                </w:rPrChange>
              </w:rPr>
              <w:tab/>
            </w:r>
            <w:r w:rsidR="00924741" w:rsidRPr="001240AE" w:rsidDel="00924741">
              <w:rPr>
                <w:noProof/>
                <w:webHidden/>
                <w:rPrChange w:id="70" w:author="Baika" w:date="2025-10-28T10:20:00Z">
                  <w:rPr>
                    <w:noProof/>
                    <w:webHidden/>
                  </w:rPr>
                </w:rPrChange>
              </w:rPr>
              <w:delText>4</w:delText>
            </w:r>
          </w:del>
        </w:p>
        <w:p w14:paraId="5EE39CC3" w14:textId="77777777" w:rsidR="00F20B3D" w:rsidRPr="001240AE" w:rsidDel="00924741" w:rsidRDefault="00F20B3D">
          <w:pPr>
            <w:pStyle w:val="21"/>
            <w:tabs>
              <w:tab w:val="right" w:leader="dot" w:pos="9345"/>
            </w:tabs>
            <w:rPr>
              <w:del w:id="71" w:author="Baika" w:date="2025-10-14T16:53:00Z"/>
              <w:rFonts w:eastAsiaTheme="minorEastAsia"/>
              <w:noProof/>
              <w:kern w:val="2"/>
              <w14:ligatures w14:val="standardContextual"/>
              <w:rPrChange w:id="72" w:author="Baika" w:date="2025-10-28T10:20:00Z">
                <w:rPr>
                  <w:del w:id="73" w:author="Baika" w:date="2025-10-14T16:53:00Z"/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rPrChange>
            </w:rPr>
          </w:pPr>
          <w:del w:id="74" w:author="Baika" w:date="2025-10-14T16:53:00Z">
            <w:r w:rsidRPr="001240AE" w:rsidDel="00924741">
              <w:rPr>
                <w:rStyle w:val="af"/>
                <w:rFonts w:eastAsiaTheme="majorEastAsia"/>
                <w:noProof/>
                <w:rPrChange w:id="75" w:author="Baika" w:date="2025-10-28T10:20:00Z">
                  <w:rPr>
                    <w:rStyle w:val="af"/>
                    <w:rFonts w:eastAsiaTheme="majorEastAsia"/>
                    <w:noProof/>
                  </w:rPr>
                </w:rPrChange>
              </w:rPr>
              <w:delText>Продукционная модель (модель правил)</w:delText>
            </w:r>
            <w:r w:rsidRPr="001240AE" w:rsidDel="00924741">
              <w:rPr>
                <w:noProof/>
                <w:webHidden/>
                <w:rPrChange w:id="76" w:author="Baika" w:date="2025-10-28T10:20:00Z">
                  <w:rPr>
                    <w:noProof/>
                    <w:webHidden/>
                  </w:rPr>
                </w:rPrChange>
              </w:rPr>
              <w:tab/>
            </w:r>
            <w:r w:rsidR="00924741" w:rsidRPr="001240AE" w:rsidDel="00924741">
              <w:rPr>
                <w:noProof/>
                <w:webHidden/>
                <w:rPrChange w:id="77" w:author="Baika" w:date="2025-10-28T10:20:00Z">
                  <w:rPr>
                    <w:noProof/>
                    <w:webHidden/>
                  </w:rPr>
                </w:rPrChange>
              </w:rPr>
              <w:delText>4</w:delText>
            </w:r>
          </w:del>
        </w:p>
        <w:p w14:paraId="5D01BCE1" w14:textId="77777777" w:rsidR="00F20B3D" w:rsidRPr="001240AE" w:rsidDel="00924741" w:rsidRDefault="00F20B3D">
          <w:pPr>
            <w:pStyle w:val="11"/>
            <w:tabs>
              <w:tab w:val="right" w:leader="dot" w:pos="9345"/>
            </w:tabs>
            <w:rPr>
              <w:del w:id="78" w:author="Baika" w:date="2025-10-14T16:53:00Z"/>
              <w:rFonts w:eastAsiaTheme="minorEastAsia"/>
              <w:noProof/>
              <w:kern w:val="2"/>
              <w14:ligatures w14:val="standardContextual"/>
              <w:rPrChange w:id="79" w:author="Baika" w:date="2025-10-28T10:20:00Z">
                <w:rPr>
                  <w:del w:id="80" w:author="Baika" w:date="2025-10-14T16:53:00Z"/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rPrChange>
            </w:rPr>
          </w:pPr>
          <w:del w:id="81" w:author="Baika" w:date="2025-10-14T16:53:00Z">
            <w:r w:rsidRPr="001240AE" w:rsidDel="00924741">
              <w:rPr>
                <w:rStyle w:val="af"/>
                <w:rFonts w:eastAsiaTheme="majorEastAsia"/>
                <w:noProof/>
                <w:rPrChange w:id="82" w:author="Baika" w:date="2025-10-28T10:20:00Z">
                  <w:rPr>
                    <w:rStyle w:val="af"/>
                    <w:rFonts w:eastAsiaTheme="majorEastAsia"/>
                    <w:noProof/>
                  </w:rPr>
                </w:rPrChange>
              </w:rPr>
              <w:delText>Экспериментальные результаты</w:delText>
            </w:r>
            <w:r w:rsidRPr="001240AE" w:rsidDel="00924741">
              <w:rPr>
                <w:noProof/>
                <w:webHidden/>
                <w:rPrChange w:id="83" w:author="Baika" w:date="2025-10-28T10:20:00Z">
                  <w:rPr>
                    <w:noProof/>
                    <w:webHidden/>
                  </w:rPr>
                </w:rPrChange>
              </w:rPr>
              <w:tab/>
            </w:r>
            <w:r w:rsidR="00924741" w:rsidRPr="001240AE" w:rsidDel="00924741">
              <w:rPr>
                <w:noProof/>
                <w:webHidden/>
                <w:rPrChange w:id="84" w:author="Baika" w:date="2025-10-28T10:20:00Z">
                  <w:rPr>
                    <w:noProof/>
                    <w:webHidden/>
                  </w:rPr>
                </w:rPrChange>
              </w:rPr>
              <w:delText>5</w:delText>
            </w:r>
          </w:del>
        </w:p>
        <w:p w14:paraId="26B7EDFD" w14:textId="77777777" w:rsidR="00F20B3D" w:rsidRPr="001240AE" w:rsidDel="00924741" w:rsidRDefault="00F20B3D">
          <w:pPr>
            <w:pStyle w:val="21"/>
            <w:tabs>
              <w:tab w:val="right" w:leader="dot" w:pos="9345"/>
            </w:tabs>
            <w:rPr>
              <w:del w:id="85" w:author="Baika" w:date="2025-10-14T16:53:00Z"/>
              <w:rFonts w:eastAsiaTheme="minorEastAsia"/>
              <w:noProof/>
              <w:kern w:val="2"/>
              <w14:ligatures w14:val="standardContextual"/>
              <w:rPrChange w:id="86" w:author="Baika" w:date="2025-10-28T10:20:00Z">
                <w:rPr>
                  <w:del w:id="87" w:author="Baika" w:date="2025-10-14T16:53:00Z"/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rPrChange>
            </w:rPr>
          </w:pPr>
          <w:del w:id="88" w:author="Baika" w:date="2025-10-14T16:53:00Z">
            <w:r w:rsidRPr="001240AE" w:rsidDel="00924741">
              <w:rPr>
                <w:rStyle w:val="af"/>
                <w:rFonts w:eastAsiaTheme="majorEastAsia"/>
                <w:noProof/>
                <w:rPrChange w:id="89" w:author="Baika" w:date="2025-10-28T10:20:00Z">
                  <w:rPr>
                    <w:rStyle w:val="af"/>
                    <w:rFonts w:eastAsiaTheme="majorEastAsia"/>
                    <w:noProof/>
                  </w:rPr>
                </w:rPrChange>
              </w:rPr>
              <w:delText>Задание 1</w:delText>
            </w:r>
            <w:r w:rsidRPr="001240AE" w:rsidDel="00924741">
              <w:rPr>
                <w:noProof/>
                <w:webHidden/>
                <w:rPrChange w:id="90" w:author="Baika" w:date="2025-10-28T10:20:00Z">
                  <w:rPr>
                    <w:noProof/>
                    <w:webHidden/>
                  </w:rPr>
                </w:rPrChange>
              </w:rPr>
              <w:tab/>
            </w:r>
            <w:r w:rsidR="00924741" w:rsidRPr="001240AE" w:rsidDel="00924741">
              <w:rPr>
                <w:noProof/>
                <w:webHidden/>
                <w:rPrChange w:id="91" w:author="Baika" w:date="2025-10-28T10:20:00Z">
                  <w:rPr>
                    <w:noProof/>
                    <w:webHidden/>
                  </w:rPr>
                </w:rPrChange>
              </w:rPr>
              <w:delText>5</w:delText>
            </w:r>
          </w:del>
        </w:p>
        <w:p w14:paraId="7931CC1D" w14:textId="77777777" w:rsidR="00F20B3D" w:rsidRPr="001240AE" w:rsidDel="00924741" w:rsidRDefault="00F20B3D">
          <w:pPr>
            <w:pStyle w:val="31"/>
            <w:tabs>
              <w:tab w:val="right" w:leader="dot" w:pos="9345"/>
            </w:tabs>
            <w:rPr>
              <w:del w:id="92" w:author="Baika" w:date="2025-10-14T16:53:00Z"/>
              <w:rFonts w:eastAsiaTheme="minorEastAsia"/>
              <w:noProof/>
              <w:kern w:val="2"/>
              <w14:ligatures w14:val="standardContextual"/>
              <w:rPrChange w:id="93" w:author="Baika" w:date="2025-10-28T10:20:00Z">
                <w:rPr>
                  <w:del w:id="94" w:author="Baika" w:date="2025-10-14T16:53:00Z"/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rPrChange>
            </w:rPr>
          </w:pPr>
          <w:del w:id="95" w:author="Baika" w:date="2025-10-14T16:53:00Z">
            <w:r w:rsidRPr="001240AE" w:rsidDel="00924741">
              <w:rPr>
                <w:rStyle w:val="af"/>
                <w:rFonts w:eastAsiaTheme="majorEastAsia"/>
                <w:noProof/>
                <w:rPrChange w:id="96" w:author="Baika" w:date="2025-10-28T10:20:00Z">
                  <w:rPr>
                    <w:rStyle w:val="af"/>
                    <w:rFonts w:eastAsiaTheme="majorEastAsia"/>
                    <w:noProof/>
                  </w:rPr>
                </w:rPrChange>
              </w:rPr>
              <w:delText>1) Определение целевых действий задачи</w:delText>
            </w:r>
            <w:r w:rsidRPr="001240AE" w:rsidDel="00924741">
              <w:rPr>
                <w:noProof/>
                <w:webHidden/>
                <w:rPrChange w:id="97" w:author="Baika" w:date="2025-10-28T10:20:00Z">
                  <w:rPr>
                    <w:noProof/>
                    <w:webHidden/>
                  </w:rPr>
                </w:rPrChange>
              </w:rPr>
              <w:tab/>
            </w:r>
            <w:r w:rsidR="00924741" w:rsidRPr="001240AE" w:rsidDel="00924741">
              <w:rPr>
                <w:noProof/>
                <w:webHidden/>
                <w:rPrChange w:id="98" w:author="Baika" w:date="2025-10-28T10:20:00Z">
                  <w:rPr>
                    <w:noProof/>
                    <w:webHidden/>
                  </w:rPr>
                </w:rPrChange>
              </w:rPr>
              <w:delText>5</w:delText>
            </w:r>
          </w:del>
        </w:p>
        <w:p w14:paraId="06706023" w14:textId="77777777" w:rsidR="00F20B3D" w:rsidRPr="001240AE" w:rsidDel="00924741" w:rsidRDefault="00F20B3D">
          <w:pPr>
            <w:pStyle w:val="31"/>
            <w:tabs>
              <w:tab w:val="right" w:leader="dot" w:pos="9345"/>
            </w:tabs>
            <w:rPr>
              <w:del w:id="99" w:author="Baika" w:date="2025-10-14T16:53:00Z"/>
              <w:rFonts w:eastAsiaTheme="minorEastAsia"/>
              <w:noProof/>
              <w:kern w:val="2"/>
              <w14:ligatures w14:val="standardContextual"/>
              <w:rPrChange w:id="100" w:author="Baika" w:date="2025-10-28T10:20:00Z">
                <w:rPr>
                  <w:del w:id="101" w:author="Baika" w:date="2025-10-14T16:53:00Z"/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rPrChange>
            </w:rPr>
          </w:pPr>
          <w:del w:id="102" w:author="Baika" w:date="2025-10-14T16:53:00Z">
            <w:r w:rsidRPr="001240AE" w:rsidDel="00924741">
              <w:rPr>
                <w:rStyle w:val="af"/>
                <w:rFonts w:eastAsiaTheme="majorEastAsia"/>
                <w:noProof/>
                <w:rPrChange w:id="103" w:author="Baika" w:date="2025-10-28T10:20:00Z">
                  <w:rPr>
                    <w:rStyle w:val="af"/>
                    <w:rFonts w:eastAsiaTheme="majorEastAsia"/>
                    <w:noProof/>
                  </w:rPr>
                </w:rPrChange>
              </w:rPr>
              <w:delText>2) Определение промежуточных цепочек действий</w:delText>
            </w:r>
            <w:r w:rsidRPr="001240AE" w:rsidDel="00924741">
              <w:rPr>
                <w:noProof/>
                <w:webHidden/>
                <w:rPrChange w:id="104" w:author="Baika" w:date="2025-10-28T10:20:00Z">
                  <w:rPr>
                    <w:noProof/>
                    <w:webHidden/>
                  </w:rPr>
                </w:rPrChange>
              </w:rPr>
              <w:tab/>
            </w:r>
            <w:r w:rsidR="00924741" w:rsidRPr="001240AE" w:rsidDel="00924741">
              <w:rPr>
                <w:noProof/>
                <w:webHidden/>
                <w:rPrChange w:id="105" w:author="Baika" w:date="2025-10-28T10:20:00Z">
                  <w:rPr>
                    <w:noProof/>
                    <w:webHidden/>
                  </w:rPr>
                </w:rPrChange>
              </w:rPr>
              <w:delText>5</w:delText>
            </w:r>
          </w:del>
        </w:p>
        <w:p w14:paraId="2024CBE6" w14:textId="77777777" w:rsidR="00F20B3D" w:rsidRPr="001240AE" w:rsidDel="00924741" w:rsidRDefault="00F20B3D">
          <w:pPr>
            <w:pStyle w:val="31"/>
            <w:tabs>
              <w:tab w:val="right" w:leader="dot" w:pos="9345"/>
            </w:tabs>
            <w:rPr>
              <w:del w:id="106" w:author="Baika" w:date="2025-10-14T16:53:00Z"/>
              <w:rFonts w:eastAsiaTheme="minorEastAsia"/>
              <w:noProof/>
              <w:kern w:val="2"/>
              <w14:ligatures w14:val="standardContextual"/>
              <w:rPrChange w:id="107" w:author="Baika" w:date="2025-10-28T10:20:00Z">
                <w:rPr>
                  <w:del w:id="108" w:author="Baika" w:date="2025-10-14T16:53:00Z"/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rPrChange>
            </w:rPr>
          </w:pPr>
          <w:del w:id="109" w:author="Baika" w:date="2025-10-14T16:53:00Z">
            <w:r w:rsidRPr="001240AE" w:rsidDel="00924741">
              <w:rPr>
                <w:rStyle w:val="af"/>
                <w:rFonts w:eastAsiaTheme="majorEastAsia"/>
                <w:noProof/>
                <w:rPrChange w:id="110" w:author="Baika" w:date="2025-10-28T10:20:00Z">
                  <w:rPr>
                    <w:rStyle w:val="af"/>
                    <w:rFonts w:eastAsiaTheme="majorEastAsia"/>
                    <w:noProof/>
                  </w:rPr>
                </w:rPrChange>
              </w:rPr>
              <w:delText>3) Определение условия действий. Определение порядка выполнения действий</w:delText>
            </w:r>
            <w:r w:rsidRPr="001240AE" w:rsidDel="00924741">
              <w:rPr>
                <w:noProof/>
                <w:webHidden/>
                <w:rPrChange w:id="111" w:author="Baika" w:date="2025-10-28T10:20:00Z">
                  <w:rPr>
                    <w:noProof/>
                    <w:webHidden/>
                  </w:rPr>
                </w:rPrChange>
              </w:rPr>
              <w:tab/>
            </w:r>
            <w:r w:rsidR="00924741" w:rsidRPr="001240AE" w:rsidDel="00924741">
              <w:rPr>
                <w:noProof/>
                <w:webHidden/>
                <w:rPrChange w:id="112" w:author="Baika" w:date="2025-10-28T10:20:00Z">
                  <w:rPr>
                    <w:noProof/>
                    <w:webHidden/>
                  </w:rPr>
                </w:rPrChange>
              </w:rPr>
              <w:delText>6</w:delText>
            </w:r>
          </w:del>
        </w:p>
        <w:p w14:paraId="3EAEFE56" w14:textId="77777777" w:rsidR="00F20B3D" w:rsidRPr="001240AE" w:rsidDel="00924741" w:rsidRDefault="00F20B3D">
          <w:pPr>
            <w:pStyle w:val="31"/>
            <w:tabs>
              <w:tab w:val="right" w:leader="dot" w:pos="9345"/>
            </w:tabs>
            <w:rPr>
              <w:del w:id="113" w:author="Baika" w:date="2025-10-14T16:53:00Z"/>
              <w:rFonts w:eastAsiaTheme="minorEastAsia"/>
              <w:noProof/>
              <w:kern w:val="2"/>
              <w14:ligatures w14:val="standardContextual"/>
              <w:rPrChange w:id="114" w:author="Baika" w:date="2025-10-28T10:20:00Z">
                <w:rPr>
                  <w:del w:id="115" w:author="Baika" w:date="2025-10-14T16:53:00Z"/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rPrChange>
            </w:rPr>
          </w:pPr>
          <w:del w:id="116" w:author="Baika" w:date="2025-10-14T16:53:00Z">
            <w:r w:rsidRPr="001240AE" w:rsidDel="00924741">
              <w:rPr>
                <w:rStyle w:val="af"/>
                <w:rFonts w:eastAsiaTheme="majorEastAsia"/>
                <w:noProof/>
                <w:rPrChange w:id="117" w:author="Baika" w:date="2025-10-28T10:20:00Z">
                  <w:rPr>
                    <w:rStyle w:val="af"/>
                    <w:rFonts w:eastAsiaTheme="majorEastAsia"/>
                    <w:noProof/>
                  </w:rPr>
                </w:rPrChange>
              </w:rPr>
              <w:delText>4) Добавление конкретики</w:delText>
            </w:r>
            <w:r w:rsidRPr="001240AE" w:rsidDel="00924741">
              <w:rPr>
                <w:noProof/>
                <w:webHidden/>
                <w:rPrChange w:id="118" w:author="Baika" w:date="2025-10-28T10:20:00Z">
                  <w:rPr>
                    <w:noProof/>
                    <w:webHidden/>
                  </w:rPr>
                </w:rPrChange>
              </w:rPr>
              <w:tab/>
              <w:delText>6</w:delText>
            </w:r>
          </w:del>
        </w:p>
        <w:p w14:paraId="5A600388" w14:textId="77777777" w:rsidR="00F20B3D" w:rsidRPr="001240AE" w:rsidDel="00924741" w:rsidRDefault="00F20B3D">
          <w:pPr>
            <w:pStyle w:val="31"/>
            <w:tabs>
              <w:tab w:val="right" w:leader="dot" w:pos="9345"/>
            </w:tabs>
            <w:rPr>
              <w:del w:id="119" w:author="Baika" w:date="2025-10-14T16:53:00Z"/>
              <w:rFonts w:eastAsiaTheme="minorEastAsia"/>
              <w:noProof/>
              <w:kern w:val="2"/>
              <w14:ligatures w14:val="standardContextual"/>
              <w:rPrChange w:id="120" w:author="Baika" w:date="2025-10-28T10:20:00Z">
                <w:rPr>
                  <w:del w:id="121" w:author="Baika" w:date="2025-10-14T16:53:00Z"/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rPrChange>
            </w:rPr>
          </w:pPr>
          <w:del w:id="122" w:author="Baika" w:date="2025-10-14T16:53:00Z">
            <w:r w:rsidRPr="001240AE" w:rsidDel="00924741">
              <w:rPr>
                <w:rStyle w:val="af"/>
                <w:rFonts w:eastAsiaTheme="majorEastAsia"/>
                <w:noProof/>
                <w:rPrChange w:id="123" w:author="Baika" w:date="2025-10-28T10:20:00Z">
                  <w:rPr>
                    <w:rStyle w:val="af"/>
                    <w:rFonts w:eastAsiaTheme="majorEastAsia"/>
                    <w:noProof/>
                  </w:rPr>
                </w:rPrChange>
              </w:rPr>
              <w:delText>5) Преобразование полученных действий и их условий в продукции</w:delText>
            </w:r>
            <w:r w:rsidRPr="001240AE" w:rsidDel="00924741">
              <w:rPr>
                <w:noProof/>
                <w:webHidden/>
                <w:rPrChange w:id="124" w:author="Baika" w:date="2025-10-28T10:20:00Z">
                  <w:rPr>
                    <w:noProof/>
                    <w:webHidden/>
                  </w:rPr>
                </w:rPrChange>
              </w:rPr>
              <w:tab/>
              <w:delText>6</w:delText>
            </w:r>
          </w:del>
        </w:p>
        <w:p w14:paraId="30744D87" w14:textId="77777777" w:rsidR="00F20B3D" w:rsidRPr="001240AE" w:rsidDel="00924741" w:rsidRDefault="00F20B3D">
          <w:pPr>
            <w:pStyle w:val="31"/>
            <w:tabs>
              <w:tab w:val="right" w:leader="dot" w:pos="9345"/>
            </w:tabs>
            <w:rPr>
              <w:del w:id="125" w:author="Baika" w:date="2025-10-14T16:53:00Z"/>
              <w:rFonts w:eastAsiaTheme="minorEastAsia"/>
              <w:noProof/>
              <w:kern w:val="2"/>
              <w14:ligatures w14:val="standardContextual"/>
              <w:rPrChange w:id="126" w:author="Baika" w:date="2025-10-28T10:20:00Z">
                <w:rPr>
                  <w:del w:id="127" w:author="Baika" w:date="2025-10-14T16:53:00Z"/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rPrChange>
            </w:rPr>
          </w:pPr>
          <w:del w:id="128" w:author="Baika" w:date="2025-10-14T16:53:00Z">
            <w:r w:rsidRPr="001240AE" w:rsidDel="00924741">
              <w:rPr>
                <w:rStyle w:val="af"/>
                <w:rFonts w:eastAsiaTheme="majorEastAsia"/>
                <w:noProof/>
                <w:rPrChange w:id="129" w:author="Baika" w:date="2025-10-28T10:20:00Z">
                  <w:rPr>
                    <w:rStyle w:val="af"/>
                    <w:rFonts w:eastAsiaTheme="majorEastAsia"/>
                    <w:noProof/>
                  </w:rPr>
                </w:rPrChange>
              </w:rPr>
              <w:delText>6) Построение графа продукций</w:delText>
            </w:r>
            <w:r w:rsidRPr="001240AE" w:rsidDel="00924741">
              <w:rPr>
                <w:noProof/>
                <w:webHidden/>
                <w:rPrChange w:id="130" w:author="Baika" w:date="2025-10-28T10:20:00Z">
                  <w:rPr>
                    <w:noProof/>
                    <w:webHidden/>
                  </w:rPr>
                </w:rPrChange>
              </w:rPr>
              <w:tab/>
              <w:delText>6</w:delText>
            </w:r>
          </w:del>
        </w:p>
        <w:p w14:paraId="78CEF4B4" w14:textId="3119FDA2" w:rsidR="001862B1" w:rsidRPr="001240AE" w:rsidDel="006268E7" w:rsidRDefault="001862B1">
          <w:pPr>
            <w:rPr>
              <w:del w:id="131" w:author="Baika" w:date="2025-10-27T21:26:00Z"/>
              <w:rFonts w:ascii="Times New Roman" w:hAnsi="Times New Roman"/>
              <w:sz w:val="28"/>
              <w:szCs w:val="28"/>
              <w:rPrChange w:id="132" w:author="Baika" w:date="2025-10-28T10:20:00Z">
                <w:rPr>
                  <w:del w:id="133" w:author="Baika" w:date="2025-10-27T21:26:00Z"/>
                  <w:rFonts w:ascii="Times New Roman" w:hAnsi="Times New Roman"/>
                </w:rPr>
              </w:rPrChange>
            </w:rPr>
          </w:pPr>
          <w:del w:id="134" w:author="Baika" w:date="2025-10-27T21:26:00Z">
            <w:r w:rsidRPr="001240AE" w:rsidDel="006268E7">
              <w:rPr>
                <w:rFonts w:ascii="Times New Roman" w:hAnsi="Times New Roman"/>
                <w:b/>
                <w:bCs/>
                <w:sz w:val="28"/>
                <w:szCs w:val="28"/>
                <w:rPrChange w:id="135" w:author="Baika" w:date="2025-10-28T10:20:00Z">
                  <w:rPr>
                    <w:rFonts w:ascii="Times New Roman" w:hAnsi="Times New Roman"/>
                    <w:b/>
                    <w:bCs/>
                  </w:rPr>
                </w:rPrChange>
              </w:rPr>
              <w:fldChar w:fldCharType="end"/>
            </w:r>
          </w:del>
        </w:p>
        <w:customXmlDelRangeStart w:id="136" w:author="Baika" w:date="2025-10-27T21:26:00Z"/>
      </w:sdtContent>
    </w:sdt>
    <w:customXmlDelRangeEnd w:id="136"/>
    <w:p w14:paraId="368E943A" w14:textId="4D23FFE0" w:rsidR="001862B1" w:rsidRPr="001240AE" w:rsidDel="006268E7" w:rsidRDefault="001862B1" w:rsidP="001862B1">
      <w:pPr>
        <w:rPr>
          <w:del w:id="137" w:author="Baika" w:date="2025-10-27T21:26:00Z"/>
          <w:rFonts w:ascii="Times New Roman" w:hAnsi="Times New Roman"/>
          <w:sz w:val="28"/>
          <w:szCs w:val="28"/>
          <w:rPrChange w:id="138" w:author="Baika" w:date="2025-10-28T10:20:00Z">
            <w:rPr>
              <w:del w:id="139" w:author="Baika" w:date="2025-10-27T21:26:00Z"/>
              <w:rFonts w:ascii="Times New Roman" w:hAnsi="Times New Roman"/>
              <w:sz w:val="28"/>
              <w:szCs w:val="28"/>
            </w:rPr>
          </w:rPrChange>
        </w:rPr>
      </w:pPr>
    </w:p>
    <w:p w14:paraId="16D95236" w14:textId="791C0DE9" w:rsidR="002459A0" w:rsidRPr="001240AE" w:rsidDel="006268E7" w:rsidRDefault="002459A0" w:rsidP="002459A0">
      <w:pPr>
        <w:rPr>
          <w:del w:id="140" w:author="Baika" w:date="2025-10-27T21:26:00Z"/>
          <w:rFonts w:ascii="Times New Roman" w:hAnsi="Times New Roman"/>
          <w:sz w:val="28"/>
          <w:szCs w:val="28"/>
          <w:rPrChange w:id="141" w:author="Baika" w:date="2025-10-28T10:20:00Z">
            <w:rPr>
              <w:del w:id="142" w:author="Baika" w:date="2025-10-27T21:26:00Z"/>
              <w:rFonts w:ascii="Times New Roman" w:hAnsi="Times New Roman"/>
              <w:sz w:val="28"/>
              <w:szCs w:val="28"/>
            </w:rPr>
          </w:rPrChange>
        </w:rPr>
      </w:pPr>
    </w:p>
    <w:p w14:paraId="2A338CA1" w14:textId="33EEC708" w:rsidR="002459A0" w:rsidRPr="001240AE" w:rsidDel="006268E7" w:rsidRDefault="002459A0" w:rsidP="006268E7">
      <w:pPr>
        <w:jc w:val="center"/>
        <w:rPr>
          <w:del w:id="143" w:author="Baika" w:date="2025-10-27T21:27:00Z"/>
          <w:rFonts w:ascii="Times New Roman" w:hAnsi="Times New Roman"/>
          <w:sz w:val="28"/>
          <w:szCs w:val="28"/>
          <w:rPrChange w:id="144" w:author="Baika" w:date="2025-10-28T10:20:00Z">
            <w:rPr>
              <w:del w:id="145" w:author="Baika" w:date="2025-10-27T21:27:00Z"/>
              <w:rFonts w:ascii="Times New Roman" w:hAnsi="Times New Roman"/>
              <w:sz w:val="28"/>
              <w:szCs w:val="28"/>
            </w:rPr>
          </w:rPrChange>
        </w:rPr>
        <w:pPrChange w:id="146" w:author="Baika" w:date="2025-10-27T21:26:00Z">
          <w:pPr>
            <w:spacing w:after="160" w:line="278" w:lineRule="auto"/>
          </w:pPr>
        </w:pPrChange>
      </w:pPr>
      <w:del w:id="147" w:author="Baika" w:date="2025-10-27T21:26:00Z">
        <w:r w:rsidRPr="001240AE" w:rsidDel="006268E7">
          <w:rPr>
            <w:rFonts w:ascii="Times New Roman" w:hAnsi="Times New Roman"/>
            <w:sz w:val="28"/>
            <w:szCs w:val="28"/>
            <w:rPrChange w:id="148" w:author="Baika" w:date="2025-10-28T10:20:00Z">
              <w:rPr>
                <w:rFonts w:ascii="Times New Roman" w:hAnsi="Times New Roman"/>
                <w:sz w:val="28"/>
                <w:szCs w:val="28"/>
              </w:rPr>
            </w:rPrChange>
          </w:rPr>
          <w:br w:type="page"/>
        </w:r>
      </w:del>
    </w:p>
    <w:p w14:paraId="16A6BA02" w14:textId="539B0B8D" w:rsidR="002459A0" w:rsidRPr="001240AE" w:rsidRDefault="002459A0" w:rsidP="006268E7">
      <w:pPr>
        <w:spacing w:line="360" w:lineRule="auto"/>
        <w:jc w:val="center"/>
        <w:rPr>
          <w:rFonts w:ascii="Times New Roman" w:hAnsi="Times New Roman"/>
          <w:sz w:val="28"/>
          <w:szCs w:val="28"/>
          <w:rPrChange w:id="149" w:author="Baika" w:date="2025-10-28T10:20:00Z">
            <w:rPr/>
          </w:rPrChange>
        </w:rPr>
        <w:pPrChange w:id="150" w:author="Baika" w:date="2025-10-27T21:27:00Z">
          <w:pPr>
            <w:pStyle w:val="1"/>
          </w:pPr>
        </w:pPrChange>
      </w:pPr>
      <w:bookmarkStart w:id="151" w:name="_Toc211353243"/>
      <w:del w:id="152" w:author="Baika" w:date="2025-10-27T21:27:00Z">
        <w:r w:rsidRPr="001240AE" w:rsidDel="006268E7">
          <w:rPr>
            <w:rFonts w:ascii="Times New Roman" w:hAnsi="Times New Roman"/>
            <w:sz w:val="28"/>
            <w:szCs w:val="28"/>
            <w:rPrChange w:id="153" w:author="Baika" w:date="2025-10-28T10:20:00Z">
              <w:rPr/>
            </w:rPrChange>
          </w:rPr>
          <w:delText>ВВЕДЕНИЕ</w:delText>
        </w:r>
      </w:del>
      <w:bookmarkEnd w:id="151"/>
    </w:p>
    <w:p w14:paraId="153A9713" w14:textId="16E14A58" w:rsidR="00E746B3" w:rsidRPr="001240AE" w:rsidDel="005045C5" w:rsidRDefault="002459A0" w:rsidP="006268E7">
      <w:pPr>
        <w:spacing w:line="360" w:lineRule="auto"/>
        <w:jc w:val="both"/>
        <w:rPr>
          <w:del w:id="154" w:author="Baika" w:date="2025-10-14T16:46:00Z"/>
          <w:rFonts w:ascii="Times New Roman" w:hAnsi="Times New Roman"/>
          <w:sz w:val="28"/>
          <w:szCs w:val="28"/>
        </w:rPr>
        <w:pPrChange w:id="155" w:author="Baika" w:date="2025-10-27T21:31:00Z">
          <w:pPr>
            <w:spacing w:line="360" w:lineRule="auto"/>
            <w:jc w:val="both"/>
          </w:pPr>
        </w:pPrChange>
      </w:pPr>
      <w:r w:rsidRPr="001240AE">
        <w:rPr>
          <w:rFonts w:ascii="Times New Roman" w:hAnsi="Times New Roman"/>
          <w:sz w:val="28"/>
          <w:szCs w:val="28"/>
        </w:rPr>
        <w:t>Цель работы</w:t>
      </w:r>
      <w:r w:rsidR="00E746B3" w:rsidRPr="001240AE">
        <w:rPr>
          <w:rFonts w:ascii="Times New Roman" w:hAnsi="Times New Roman"/>
          <w:sz w:val="28"/>
          <w:szCs w:val="28"/>
        </w:rPr>
        <w:t xml:space="preserve">: </w:t>
      </w:r>
      <w:ins w:id="156" w:author="Baika" w:date="2025-10-27T21:31:00Z">
        <w:r w:rsidR="006268E7" w:rsidRPr="001240AE">
          <w:rPr>
            <w:rFonts w:ascii="Times New Roman" w:hAnsi="Times New Roman"/>
            <w:sz w:val="28"/>
            <w:szCs w:val="28"/>
          </w:rPr>
          <w:t>изучение основ построения семантической модели</w:t>
        </w:r>
        <w:r w:rsidR="006268E7" w:rsidRPr="001240AE">
          <w:rPr>
            <w:rFonts w:ascii="Times New Roman" w:hAnsi="Times New Roman"/>
            <w:sz w:val="28"/>
            <w:szCs w:val="28"/>
          </w:rPr>
          <w:t xml:space="preserve"> </w:t>
        </w:r>
        <w:r w:rsidR="006268E7" w:rsidRPr="001240AE">
          <w:rPr>
            <w:rFonts w:ascii="Times New Roman" w:hAnsi="Times New Roman"/>
            <w:sz w:val="28"/>
            <w:szCs w:val="28"/>
          </w:rPr>
          <w:t>представления знаний о предметной области.</w:t>
        </w:r>
      </w:ins>
      <w:del w:id="157" w:author="Baika" w:date="2025-10-27T21:31:00Z">
        <w:r w:rsidR="00E746B3" w:rsidRPr="001240AE" w:rsidDel="006268E7">
          <w:rPr>
            <w:rFonts w:ascii="Times New Roman" w:hAnsi="Times New Roman"/>
            <w:sz w:val="28"/>
            <w:szCs w:val="28"/>
          </w:rPr>
          <w:delText>изучение основ построения продукционной модели</w:delText>
        </w:r>
      </w:del>
    </w:p>
    <w:p w14:paraId="03C27E29" w14:textId="546AFFEE" w:rsidR="002459A0" w:rsidRPr="001240AE" w:rsidDel="006268E7" w:rsidRDefault="00E746B3" w:rsidP="006268E7">
      <w:pPr>
        <w:spacing w:line="360" w:lineRule="auto"/>
        <w:jc w:val="both"/>
        <w:rPr>
          <w:del w:id="158" w:author="Baika" w:date="2025-10-27T21:31:00Z"/>
          <w:rFonts w:ascii="Times New Roman" w:hAnsi="Times New Roman"/>
          <w:sz w:val="28"/>
          <w:szCs w:val="28"/>
        </w:rPr>
        <w:pPrChange w:id="159" w:author="Baika" w:date="2025-10-27T21:31:00Z">
          <w:pPr>
            <w:spacing w:line="360" w:lineRule="auto"/>
          </w:pPr>
        </w:pPrChange>
      </w:pPr>
      <w:del w:id="160" w:author="Baika" w:date="2025-10-27T21:31:00Z">
        <w:r w:rsidRPr="001240AE" w:rsidDel="006268E7">
          <w:rPr>
            <w:rFonts w:ascii="Times New Roman" w:hAnsi="Times New Roman"/>
            <w:sz w:val="28"/>
            <w:szCs w:val="28"/>
          </w:rPr>
          <w:delText>представления знаний о предметной области.</w:delText>
        </w:r>
      </w:del>
    </w:p>
    <w:p w14:paraId="576E9E98" w14:textId="77777777" w:rsidR="002459A0" w:rsidRPr="001240AE" w:rsidRDefault="002459A0" w:rsidP="006268E7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49C713CC" w14:textId="77777777" w:rsidR="002459A0" w:rsidRPr="001240AE" w:rsidRDefault="002459A0" w:rsidP="002459A0">
      <w:pPr>
        <w:spacing w:line="360" w:lineRule="auto"/>
        <w:rPr>
          <w:ins w:id="161" w:author="Baika" w:date="2025-10-27T21:32:00Z"/>
          <w:rFonts w:ascii="Times New Roman" w:hAnsi="Times New Roman"/>
          <w:sz w:val="28"/>
          <w:szCs w:val="28"/>
        </w:rPr>
      </w:pPr>
      <w:r w:rsidRPr="001240AE">
        <w:rPr>
          <w:rFonts w:ascii="Times New Roman" w:hAnsi="Times New Roman"/>
          <w:sz w:val="28"/>
          <w:szCs w:val="28"/>
        </w:rPr>
        <w:t>Задачи:</w:t>
      </w:r>
      <w:r w:rsidRPr="001240AE">
        <w:rPr>
          <w:rFonts w:ascii="Times New Roman" w:hAnsi="Times New Roman"/>
          <w:sz w:val="28"/>
          <w:szCs w:val="28"/>
        </w:rPr>
        <w:br/>
        <w:t>1) </w:t>
      </w:r>
      <w:r w:rsidR="00944119" w:rsidRPr="001240AE">
        <w:rPr>
          <w:rFonts w:ascii="Times New Roman" w:hAnsi="Times New Roman"/>
          <w:sz w:val="28"/>
          <w:szCs w:val="28"/>
        </w:rPr>
        <w:t>п</w:t>
      </w:r>
      <w:r w:rsidR="00E746B3" w:rsidRPr="001240AE">
        <w:rPr>
          <w:rFonts w:ascii="Times New Roman" w:hAnsi="Times New Roman"/>
          <w:sz w:val="28"/>
          <w:szCs w:val="28"/>
        </w:rPr>
        <w:t>овторить теорию по теме работы (конспект)</w:t>
      </w:r>
      <w:r w:rsidR="00944119" w:rsidRPr="001240AE">
        <w:rPr>
          <w:rFonts w:ascii="Times New Roman" w:hAnsi="Times New Roman"/>
          <w:sz w:val="28"/>
          <w:szCs w:val="28"/>
        </w:rPr>
        <w:t>;</w:t>
      </w:r>
      <w:r w:rsidRPr="001240AE">
        <w:rPr>
          <w:rFonts w:ascii="Times New Roman" w:hAnsi="Times New Roman"/>
          <w:sz w:val="28"/>
          <w:szCs w:val="28"/>
        </w:rPr>
        <w:br/>
        <w:t>2) </w:t>
      </w:r>
      <w:r w:rsidR="00944119" w:rsidRPr="001240AE">
        <w:rPr>
          <w:rFonts w:ascii="Times New Roman" w:hAnsi="Times New Roman"/>
          <w:sz w:val="28"/>
          <w:szCs w:val="28"/>
        </w:rPr>
        <w:t>в</w:t>
      </w:r>
      <w:r w:rsidRPr="001240AE">
        <w:rPr>
          <w:rFonts w:ascii="Times New Roman" w:hAnsi="Times New Roman"/>
          <w:sz w:val="28"/>
          <w:szCs w:val="28"/>
        </w:rPr>
        <w:t>ыполнить задания в соответствии с вариантом.</w:t>
      </w:r>
    </w:p>
    <w:p w14:paraId="24F17715" w14:textId="77777777" w:rsidR="006268E7" w:rsidRPr="001240AE" w:rsidRDefault="006268E7" w:rsidP="002459A0">
      <w:pPr>
        <w:spacing w:line="360" w:lineRule="auto"/>
        <w:rPr>
          <w:ins w:id="162" w:author="Baika" w:date="2025-10-27T21:32:00Z"/>
          <w:rFonts w:ascii="Times New Roman" w:hAnsi="Times New Roman"/>
          <w:sz w:val="28"/>
          <w:szCs w:val="28"/>
        </w:rPr>
      </w:pPr>
    </w:p>
    <w:p w14:paraId="141415BC" w14:textId="245DBF63" w:rsidR="006268E7" w:rsidRDefault="006268E7" w:rsidP="006268E7">
      <w:pPr>
        <w:spacing w:line="360" w:lineRule="auto"/>
        <w:jc w:val="center"/>
        <w:rPr>
          <w:ins w:id="163" w:author="Baika" w:date="2025-10-28T10:29:00Z"/>
          <w:rFonts w:ascii="Times New Roman" w:hAnsi="Times New Roman"/>
          <w:sz w:val="28"/>
          <w:szCs w:val="28"/>
        </w:rPr>
      </w:pPr>
      <w:ins w:id="164" w:author="Baika" w:date="2025-10-27T21:32:00Z">
        <w:r w:rsidRPr="001240AE">
          <w:rPr>
            <w:rFonts w:ascii="Times New Roman" w:hAnsi="Times New Roman"/>
            <w:sz w:val="28"/>
            <w:szCs w:val="28"/>
          </w:rPr>
          <w:t>Выполнение задания</w:t>
        </w:r>
      </w:ins>
    </w:p>
    <w:p w14:paraId="300C30BB" w14:textId="7D57BD9C" w:rsidR="004518BE" w:rsidRPr="004518BE" w:rsidRDefault="004518BE" w:rsidP="006268E7">
      <w:pPr>
        <w:spacing w:line="360" w:lineRule="auto"/>
        <w:jc w:val="center"/>
        <w:rPr>
          <w:ins w:id="165" w:author="Baika" w:date="2025-10-28T10:17:00Z"/>
          <w:rFonts w:ascii="Times New Roman" w:hAnsi="Times New Roman"/>
          <w:sz w:val="28"/>
          <w:szCs w:val="28"/>
        </w:rPr>
      </w:pPr>
      <w:ins w:id="166" w:author="Baika" w:date="2025-10-28T10:29:00Z">
        <w:r>
          <w:rPr>
            <w:rFonts w:ascii="Times New Roman" w:hAnsi="Times New Roman"/>
            <w:sz w:val="28"/>
            <w:szCs w:val="28"/>
          </w:rPr>
          <w:t xml:space="preserve">6 вариант </w:t>
        </w:r>
        <w:r w:rsidRPr="004518BE">
          <w:rPr>
            <w:rFonts w:ascii="Times New Roman" w:hAnsi="Times New Roman"/>
            <w:sz w:val="28"/>
            <w:szCs w:val="28"/>
            <w:rPrChange w:id="167" w:author="Baika" w:date="2025-10-28T10:29:00Z">
              <w:rPr>
                <w:rFonts w:ascii="Times New Roman" w:hAnsi="Times New Roman"/>
                <w:sz w:val="28"/>
                <w:szCs w:val="28"/>
                <w:lang w:val="en-US"/>
              </w:rPr>
            </w:rPrChange>
          </w:rPr>
          <w:t>“</w:t>
        </w:r>
        <w:r>
          <w:rPr>
            <w:rFonts w:ascii="Times New Roman" w:hAnsi="Times New Roman"/>
            <w:sz w:val="28"/>
            <w:szCs w:val="28"/>
          </w:rPr>
          <w:t>Компьютерная сеть</w:t>
        </w:r>
        <w:r w:rsidRPr="004518BE">
          <w:rPr>
            <w:rFonts w:ascii="Times New Roman" w:hAnsi="Times New Roman"/>
            <w:sz w:val="28"/>
            <w:szCs w:val="28"/>
            <w:rPrChange w:id="168" w:author="Baika" w:date="2025-10-28T10:29:00Z">
              <w:rPr>
                <w:rFonts w:ascii="Times New Roman" w:hAnsi="Times New Roman"/>
                <w:sz w:val="28"/>
                <w:szCs w:val="28"/>
                <w:lang w:val="en-US"/>
              </w:rPr>
            </w:rPrChange>
          </w:rPr>
          <w:t>”</w:t>
        </w:r>
      </w:ins>
    </w:p>
    <w:p w14:paraId="2C0BE79C" w14:textId="573A16FA" w:rsidR="001240AE" w:rsidRPr="001240AE" w:rsidRDefault="001240AE" w:rsidP="001240AE">
      <w:pPr>
        <w:spacing w:after="160" w:line="278" w:lineRule="auto"/>
        <w:jc w:val="center"/>
        <w:rPr>
          <w:ins w:id="169" w:author="Baika" w:date="2025-10-28T10:17:00Z"/>
          <w:rFonts w:ascii="Times New Roman" w:hAnsi="Times New Roman"/>
          <w:sz w:val="28"/>
          <w:szCs w:val="28"/>
        </w:rPr>
        <w:pPrChange w:id="170" w:author="Baika" w:date="2025-10-28T10:18:00Z">
          <w:pPr>
            <w:spacing w:after="160" w:line="278" w:lineRule="auto"/>
          </w:pPr>
        </w:pPrChange>
      </w:pPr>
      <w:ins w:id="171" w:author="Baika" w:date="2025-10-28T10:18:00Z">
        <w:r w:rsidRPr="001240AE">
          <w:rPr>
            <w:rFonts w:ascii="Times New Roman" w:hAnsi="Times New Roman"/>
            <w:sz w:val="28"/>
            <w:szCs w:val="28"/>
          </w:rPr>
          <w:t xml:space="preserve">1. </w:t>
        </w:r>
        <w:r w:rsidRPr="001240AE">
          <w:rPr>
            <w:rFonts w:ascii="Times New Roman" w:hAnsi="Times New Roman"/>
            <w:sz w:val="28"/>
            <w:szCs w:val="28"/>
          </w:rPr>
          <w:t>Определение абстрактных объектов и понятий (вершины)</w:t>
        </w:r>
      </w:ins>
    </w:p>
    <w:p w14:paraId="38295F8B" w14:textId="67CFBC80" w:rsidR="001240AE" w:rsidRPr="001240AE" w:rsidRDefault="001240AE" w:rsidP="001240AE">
      <w:pPr>
        <w:spacing w:after="160" w:line="278" w:lineRule="auto"/>
        <w:rPr>
          <w:ins w:id="172" w:author="Baika" w:date="2025-10-28T10:18:00Z"/>
          <w:rFonts w:ascii="Times New Roman" w:hAnsi="Times New Roman"/>
          <w:sz w:val="28"/>
          <w:szCs w:val="28"/>
        </w:rPr>
      </w:pPr>
      <w:ins w:id="173" w:author="Baika" w:date="2025-10-28T10:18:00Z">
        <w:r w:rsidRPr="001240AE">
          <w:rPr>
            <w:rFonts w:ascii="Times New Roman" w:hAnsi="Times New Roman"/>
            <w:sz w:val="28"/>
            <w:szCs w:val="28"/>
          </w:rPr>
          <w:t>Абстрактные объекты и понятия предметной области "компьютерн</w:t>
        </w:r>
      </w:ins>
      <w:ins w:id="174" w:author="Baika" w:date="2025-10-28T10:19:00Z">
        <w:r w:rsidRPr="001240AE">
          <w:rPr>
            <w:rFonts w:ascii="Times New Roman" w:hAnsi="Times New Roman"/>
            <w:sz w:val="28"/>
            <w:szCs w:val="28"/>
          </w:rPr>
          <w:t>ая</w:t>
        </w:r>
      </w:ins>
      <w:ins w:id="175" w:author="Baika" w:date="2025-10-28T10:18:00Z">
        <w:r w:rsidRPr="001240AE">
          <w:rPr>
            <w:rFonts w:ascii="Times New Roman" w:hAnsi="Times New Roman"/>
            <w:sz w:val="28"/>
            <w:szCs w:val="28"/>
          </w:rPr>
          <w:t xml:space="preserve"> сет</w:t>
        </w:r>
      </w:ins>
      <w:ins w:id="176" w:author="Baika" w:date="2025-10-28T10:19:00Z">
        <w:r w:rsidRPr="001240AE">
          <w:rPr>
            <w:rFonts w:ascii="Times New Roman" w:hAnsi="Times New Roman"/>
            <w:sz w:val="28"/>
            <w:szCs w:val="28"/>
          </w:rPr>
          <w:t>ь</w:t>
        </w:r>
      </w:ins>
      <w:ins w:id="177" w:author="Baika" w:date="2025-10-28T10:18:00Z">
        <w:r w:rsidRPr="001240AE">
          <w:rPr>
            <w:rFonts w:ascii="Times New Roman" w:hAnsi="Times New Roman"/>
            <w:sz w:val="28"/>
            <w:szCs w:val="28"/>
          </w:rPr>
          <w:t xml:space="preserve">" </w:t>
        </w:r>
      </w:ins>
      <w:ins w:id="178" w:author="Baika" w:date="2025-10-28T10:19:00Z">
        <w:r w:rsidRPr="001240AE">
          <w:rPr>
            <w:rFonts w:ascii="Times New Roman" w:hAnsi="Times New Roman"/>
            <w:sz w:val="28"/>
            <w:szCs w:val="28"/>
          </w:rPr>
          <w:t>представлены ниже:</w:t>
        </w:r>
      </w:ins>
    </w:p>
    <w:p w14:paraId="26433C5A" w14:textId="77777777" w:rsidR="001240AE" w:rsidRPr="001240AE" w:rsidRDefault="001240AE" w:rsidP="001240AE">
      <w:pPr>
        <w:pStyle w:val="a7"/>
        <w:numPr>
          <w:ilvl w:val="0"/>
          <w:numId w:val="13"/>
        </w:numPr>
        <w:spacing w:after="160" w:line="360" w:lineRule="auto"/>
        <w:rPr>
          <w:ins w:id="179" w:author="Baika" w:date="2025-10-28T10:18:00Z"/>
          <w:rFonts w:ascii="Times New Roman" w:hAnsi="Times New Roman"/>
          <w:sz w:val="28"/>
          <w:szCs w:val="28"/>
          <w:rPrChange w:id="180" w:author="Baika" w:date="2025-10-28T10:21:00Z">
            <w:rPr>
              <w:ins w:id="181" w:author="Baika" w:date="2025-10-28T10:18:00Z"/>
            </w:rPr>
          </w:rPrChange>
        </w:rPr>
        <w:pPrChange w:id="182" w:author="Baika" w:date="2025-10-28T10:25:00Z">
          <w:pPr>
            <w:spacing w:after="160" w:line="278" w:lineRule="auto"/>
          </w:pPr>
        </w:pPrChange>
      </w:pPr>
      <w:proofErr w:type="spellStart"/>
      <w:ins w:id="183" w:author="Baika" w:date="2025-10-28T10:18:00Z">
        <w:r w:rsidRPr="001240AE">
          <w:rPr>
            <w:rFonts w:ascii="Times New Roman" w:hAnsi="Times New Roman"/>
            <w:sz w:val="28"/>
            <w:szCs w:val="28"/>
            <w:rPrChange w:id="184" w:author="Baika" w:date="2025-10-28T10:21:00Z">
              <w:rPr/>
            </w:rPrChange>
          </w:rPr>
          <w:t>Компьютерная_сеть</w:t>
        </w:r>
        <w:proofErr w:type="spellEnd"/>
        <w:r w:rsidRPr="001240AE">
          <w:rPr>
            <w:rFonts w:ascii="Times New Roman" w:hAnsi="Times New Roman"/>
            <w:sz w:val="28"/>
            <w:szCs w:val="28"/>
            <w:rPrChange w:id="185" w:author="Baika" w:date="2025-10-28T10:21:00Z">
              <w:rPr/>
            </w:rPrChange>
          </w:rPr>
          <w:t xml:space="preserve"> (общее понятие сети)</w:t>
        </w:r>
      </w:ins>
    </w:p>
    <w:p w14:paraId="7C6F0EE6" w14:textId="77777777" w:rsidR="001240AE" w:rsidRPr="001240AE" w:rsidRDefault="001240AE" w:rsidP="001240AE">
      <w:pPr>
        <w:pStyle w:val="a7"/>
        <w:numPr>
          <w:ilvl w:val="0"/>
          <w:numId w:val="13"/>
        </w:numPr>
        <w:spacing w:after="160" w:line="360" w:lineRule="auto"/>
        <w:rPr>
          <w:ins w:id="186" w:author="Baika" w:date="2025-10-28T10:18:00Z"/>
          <w:rFonts w:ascii="Times New Roman" w:hAnsi="Times New Roman"/>
          <w:sz w:val="28"/>
          <w:szCs w:val="28"/>
          <w:rPrChange w:id="187" w:author="Baika" w:date="2025-10-28T10:21:00Z">
            <w:rPr>
              <w:ins w:id="188" w:author="Baika" w:date="2025-10-28T10:18:00Z"/>
            </w:rPr>
          </w:rPrChange>
        </w:rPr>
        <w:pPrChange w:id="189" w:author="Baika" w:date="2025-10-28T10:25:00Z">
          <w:pPr>
            <w:spacing w:after="160" w:line="278" w:lineRule="auto"/>
          </w:pPr>
        </w:pPrChange>
      </w:pPr>
      <w:ins w:id="190" w:author="Baika" w:date="2025-10-28T10:18:00Z">
        <w:r w:rsidRPr="001240AE">
          <w:rPr>
            <w:rFonts w:ascii="Times New Roman" w:hAnsi="Times New Roman"/>
            <w:sz w:val="28"/>
            <w:szCs w:val="28"/>
            <w:rPrChange w:id="191" w:author="Baika" w:date="2025-10-28T10:21:00Z">
              <w:rPr/>
            </w:rPrChange>
          </w:rPr>
          <w:t>Топология (структура соединений)</w:t>
        </w:r>
      </w:ins>
    </w:p>
    <w:p w14:paraId="4B9B9553" w14:textId="77777777" w:rsidR="001240AE" w:rsidRPr="001240AE" w:rsidRDefault="001240AE" w:rsidP="001240AE">
      <w:pPr>
        <w:pStyle w:val="a7"/>
        <w:numPr>
          <w:ilvl w:val="0"/>
          <w:numId w:val="13"/>
        </w:numPr>
        <w:spacing w:after="160" w:line="360" w:lineRule="auto"/>
        <w:rPr>
          <w:ins w:id="192" w:author="Baika" w:date="2025-10-28T10:18:00Z"/>
          <w:rFonts w:ascii="Times New Roman" w:hAnsi="Times New Roman"/>
          <w:sz w:val="28"/>
          <w:szCs w:val="28"/>
          <w:rPrChange w:id="193" w:author="Baika" w:date="2025-10-28T10:21:00Z">
            <w:rPr>
              <w:ins w:id="194" w:author="Baika" w:date="2025-10-28T10:18:00Z"/>
            </w:rPr>
          </w:rPrChange>
        </w:rPr>
        <w:pPrChange w:id="195" w:author="Baika" w:date="2025-10-28T10:25:00Z">
          <w:pPr>
            <w:spacing w:after="160" w:line="278" w:lineRule="auto"/>
          </w:pPr>
        </w:pPrChange>
      </w:pPr>
      <w:ins w:id="196" w:author="Baika" w:date="2025-10-28T10:18:00Z">
        <w:r w:rsidRPr="001240AE">
          <w:rPr>
            <w:rFonts w:ascii="Times New Roman" w:hAnsi="Times New Roman"/>
            <w:sz w:val="28"/>
            <w:szCs w:val="28"/>
            <w:rPrChange w:id="197" w:author="Baika" w:date="2025-10-28T10:21:00Z">
              <w:rPr/>
            </w:rPrChange>
          </w:rPr>
          <w:t>Оборудование (аппаратные компоненты)</w:t>
        </w:r>
      </w:ins>
    </w:p>
    <w:p w14:paraId="2ABC7017" w14:textId="77777777" w:rsidR="001240AE" w:rsidRPr="001240AE" w:rsidRDefault="001240AE" w:rsidP="001240AE">
      <w:pPr>
        <w:pStyle w:val="a7"/>
        <w:numPr>
          <w:ilvl w:val="0"/>
          <w:numId w:val="13"/>
        </w:numPr>
        <w:spacing w:after="160" w:line="360" w:lineRule="auto"/>
        <w:rPr>
          <w:ins w:id="198" w:author="Baika" w:date="2025-10-28T10:18:00Z"/>
          <w:rFonts w:ascii="Times New Roman" w:hAnsi="Times New Roman"/>
          <w:sz w:val="28"/>
          <w:szCs w:val="28"/>
          <w:rPrChange w:id="199" w:author="Baika" w:date="2025-10-28T10:21:00Z">
            <w:rPr>
              <w:ins w:id="200" w:author="Baika" w:date="2025-10-28T10:18:00Z"/>
            </w:rPr>
          </w:rPrChange>
        </w:rPr>
        <w:pPrChange w:id="201" w:author="Baika" w:date="2025-10-28T10:25:00Z">
          <w:pPr>
            <w:spacing w:after="160" w:line="278" w:lineRule="auto"/>
          </w:pPr>
        </w:pPrChange>
      </w:pPr>
      <w:ins w:id="202" w:author="Baika" w:date="2025-10-28T10:18:00Z">
        <w:r w:rsidRPr="001240AE">
          <w:rPr>
            <w:rFonts w:ascii="Times New Roman" w:hAnsi="Times New Roman"/>
            <w:sz w:val="28"/>
            <w:szCs w:val="28"/>
            <w:rPrChange w:id="203" w:author="Baika" w:date="2025-10-28T10:21:00Z">
              <w:rPr/>
            </w:rPrChange>
          </w:rPr>
          <w:t>Устройство (конечные узлы сети)</w:t>
        </w:r>
      </w:ins>
    </w:p>
    <w:p w14:paraId="1A24DB27" w14:textId="77777777" w:rsidR="001240AE" w:rsidRPr="001240AE" w:rsidRDefault="001240AE" w:rsidP="001240AE">
      <w:pPr>
        <w:pStyle w:val="a7"/>
        <w:numPr>
          <w:ilvl w:val="0"/>
          <w:numId w:val="13"/>
        </w:numPr>
        <w:spacing w:after="160" w:line="360" w:lineRule="auto"/>
        <w:rPr>
          <w:ins w:id="204" w:author="Baika" w:date="2025-10-28T10:18:00Z"/>
          <w:rFonts w:ascii="Times New Roman" w:hAnsi="Times New Roman"/>
          <w:sz w:val="28"/>
          <w:szCs w:val="28"/>
          <w:rPrChange w:id="205" w:author="Baika" w:date="2025-10-28T10:21:00Z">
            <w:rPr>
              <w:ins w:id="206" w:author="Baika" w:date="2025-10-28T10:18:00Z"/>
            </w:rPr>
          </w:rPrChange>
        </w:rPr>
        <w:pPrChange w:id="207" w:author="Baika" w:date="2025-10-28T10:25:00Z">
          <w:pPr>
            <w:spacing w:after="160" w:line="278" w:lineRule="auto"/>
          </w:pPr>
        </w:pPrChange>
      </w:pPr>
      <w:ins w:id="208" w:author="Baika" w:date="2025-10-28T10:18:00Z">
        <w:r w:rsidRPr="001240AE">
          <w:rPr>
            <w:rFonts w:ascii="Times New Roman" w:hAnsi="Times New Roman"/>
            <w:sz w:val="28"/>
            <w:szCs w:val="28"/>
            <w:rPrChange w:id="209" w:author="Baika" w:date="2025-10-28T10:21:00Z">
              <w:rPr/>
            </w:rPrChange>
          </w:rPr>
          <w:t>Протокол (правила обмена данными)</w:t>
        </w:r>
      </w:ins>
    </w:p>
    <w:p w14:paraId="12F834DF" w14:textId="77777777" w:rsidR="001240AE" w:rsidRPr="001240AE" w:rsidRDefault="001240AE" w:rsidP="001240AE">
      <w:pPr>
        <w:pStyle w:val="a7"/>
        <w:numPr>
          <w:ilvl w:val="0"/>
          <w:numId w:val="13"/>
        </w:numPr>
        <w:spacing w:after="160" w:line="360" w:lineRule="auto"/>
        <w:rPr>
          <w:ins w:id="210" w:author="Baika" w:date="2025-10-28T10:18:00Z"/>
          <w:rFonts w:ascii="Times New Roman" w:hAnsi="Times New Roman"/>
          <w:sz w:val="28"/>
          <w:szCs w:val="28"/>
          <w:rPrChange w:id="211" w:author="Baika" w:date="2025-10-28T10:21:00Z">
            <w:rPr>
              <w:ins w:id="212" w:author="Baika" w:date="2025-10-28T10:18:00Z"/>
            </w:rPr>
          </w:rPrChange>
        </w:rPr>
        <w:pPrChange w:id="213" w:author="Baika" w:date="2025-10-28T10:25:00Z">
          <w:pPr>
            <w:spacing w:after="160" w:line="278" w:lineRule="auto"/>
          </w:pPr>
        </w:pPrChange>
      </w:pPr>
      <w:ins w:id="214" w:author="Baika" w:date="2025-10-28T10:18:00Z">
        <w:r w:rsidRPr="001240AE">
          <w:rPr>
            <w:rFonts w:ascii="Times New Roman" w:hAnsi="Times New Roman"/>
            <w:sz w:val="28"/>
            <w:szCs w:val="28"/>
            <w:rPrChange w:id="215" w:author="Baika" w:date="2025-10-28T10:21:00Z">
              <w:rPr/>
            </w:rPrChange>
          </w:rPr>
          <w:t>Безопасность (механизмы защиты)</w:t>
        </w:r>
      </w:ins>
    </w:p>
    <w:p w14:paraId="57111059" w14:textId="77777777" w:rsidR="001240AE" w:rsidRPr="001240AE" w:rsidRDefault="001240AE" w:rsidP="001240AE">
      <w:pPr>
        <w:pStyle w:val="a7"/>
        <w:numPr>
          <w:ilvl w:val="0"/>
          <w:numId w:val="13"/>
        </w:numPr>
        <w:spacing w:after="160" w:line="360" w:lineRule="auto"/>
        <w:rPr>
          <w:ins w:id="216" w:author="Baika" w:date="2025-10-28T10:18:00Z"/>
          <w:rFonts w:ascii="Times New Roman" w:hAnsi="Times New Roman"/>
          <w:sz w:val="28"/>
          <w:szCs w:val="28"/>
          <w:rPrChange w:id="217" w:author="Baika" w:date="2025-10-28T10:21:00Z">
            <w:rPr>
              <w:ins w:id="218" w:author="Baika" w:date="2025-10-28T10:18:00Z"/>
            </w:rPr>
          </w:rPrChange>
        </w:rPr>
        <w:pPrChange w:id="219" w:author="Baika" w:date="2025-10-28T10:25:00Z">
          <w:pPr>
            <w:spacing w:after="160" w:line="278" w:lineRule="auto"/>
          </w:pPr>
        </w:pPrChange>
      </w:pPr>
      <w:ins w:id="220" w:author="Baika" w:date="2025-10-28T10:18:00Z">
        <w:r w:rsidRPr="001240AE">
          <w:rPr>
            <w:rFonts w:ascii="Times New Roman" w:hAnsi="Times New Roman"/>
            <w:sz w:val="28"/>
            <w:szCs w:val="28"/>
            <w:rPrChange w:id="221" w:author="Baika" w:date="2025-10-28T10:21:00Z">
              <w:rPr/>
            </w:rPrChange>
          </w:rPr>
          <w:t>Тестирование (проверка работоспособности)</w:t>
        </w:r>
      </w:ins>
    </w:p>
    <w:p w14:paraId="44AD0F28" w14:textId="77777777" w:rsidR="001240AE" w:rsidRPr="001240AE" w:rsidRDefault="001240AE" w:rsidP="001240AE">
      <w:pPr>
        <w:pStyle w:val="a7"/>
        <w:numPr>
          <w:ilvl w:val="0"/>
          <w:numId w:val="13"/>
        </w:numPr>
        <w:spacing w:after="160" w:line="360" w:lineRule="auto"/>
        <w:rPr>
          <w:ins w:id="222" w:author="Baika" w:date="2025-10-28T10:18:00Z"/>
          <w:rFonts w:ascii="Times New Roman" w:hAnsi="Times New Roman"/>
          <w:sz w:val="28"/>
          <w:szCs w:val="28"/>
          <w:rPrChange w:id="223" w:author="Baika" w:date="2025-10-28T10:21:00Z">
            <w:rPr>
              <w:ins w:id="224" w:author="Baika" w:date="2025-10-28T10:18:00Z"/>
            </w:rPr>
          </w:rPrChange>
        </w:rPr>
        <w:pPrChange w:id="225" w:author="Baika" w:date="2025-10-28T10:25:00Z">
          <w:pPr>
            <w:spacing w:after="160" w:line="278" w:lineRule="auto"/>
          </w:pPr>
        </w:pPrChange>
      </w:pPr>
      <w:ins w:id="226" w:author="Baika" w:date="2025-10-28T10:18:00Z">
        <w:r w:rsidRPr="001240AE">
          <w:rPr>
            <w:rFonts w:ascii="Times New Roman" w:hAnsi="Times New Roman"/>
            <w:sz w:val="28"/>
            <w:szCs w:val="28"/>
            <w:rPrChange w:id="227" w:author="Baika" w:date="2025-10-28T10:21:00Z">
              <w:rPr/>
            </w:rPrChange>
          </w:rPr>
          <w:t>Требования (исходные условия проекта)</w:t>
        </w:r>
      </w:ins>
    </w:p>
    <w:p w14:paraId="3E2B4FCB" w14:textId="77777777" w:rsidR="001240AE" w:rsidRPr="001240AE" w:rsidRDefault="001240AE" w:rsidP="001240AE">
      <w:pPr>
        <w:pStyle w:val="a7"/>
        <w:numPr>
          <w:ilvl w:val="0"/>
          <w:numId w:val="13"/>
        </w:numPr>
        <w:spacing w:after="160" w:line="360" w:lineRule="auto"/>
        <w:rPr>
          <w:ins w:id="228" w:author="Baika" w:date="2025-10-28T10:18:00Z"/>
          <w:rFonts w:ascii="Times New Roman" w:hAnsi="Times New Roman"/>
          <w:sz w:val="28"/>
          <w:szCs w:val="28"/>
          <w:rPrChange w:id="229" w:author="Baika" w:date="2025-10-28T10:21:00Z">
            <w:rPr>
              <w:ins w:id="230" w:author="Baika" w:date="2025-10-28T10:18:00Z"/>
            </w:rPr>
          </w:rPrChange>
        </w:rPr>
        <w:pPrChange w:id="231" w:author="Baika" w:date="2025-10-28T10:25:00Z">
          <w:pPr>
            <w:spacing w:after="160" w:line="278" w:lineRule="auto"/>
          </w:pPr>
        </w:pPrChange>
      </w:pPr>
      <w:proofErr w:type="spellStart"/>
      <w:ins w:id="232" w:author="Baika" w:date="2025-10-28T10:18:00Z">
        <w:r w:rsidRPr="001240AE">
          <w:rPr>
            <w:rFonts w:ascii="Times New Roman" w:hAnsi="Times New Roman"/>
            <w:sz w:val="28"/>
            <w:szCs w:val="28"/>
            <w:rPrChange w:id="233" w:author="Baika" w:date="2025-10-28T10:21:00Z">
              <w:rPr/>
            </w:rPrChange>
          </w:rPr>
          <w:t>Локальная_сеть_LAN</w:t>
        </w:r>
        <w:proofErr w:type="spellEnd"/>
        <w:r w:rsidRPr="001240AE">
          <w:rPr>
            <w:rFonts w:ascii="Times New Roman" w:hAnsi="Times New Roman"/>
            <w:sz w:val="28"/>
            <w:szCs w:val="28"/>
            <w:rPrChange w:id="234" w:author="Baika" w:date="2025-10-28T10:21:00Z">
              <w:rPr/>
            </w:rPrChange>
          </w:rPr>
          <w:t xml:space="preserve"> (тип сети, наследник)</w:t>
        </w:r>
      </w:ins>
    </w:p>
    <w:p w14:paraId="1EA0E58E" w14:textId="77777777" w:rsidR="001240AE" w:rsidRPr="001240AE" w:rsidRDefault="001240AE" w:rsidP="001240AE">
      <w:pPr>
        <w:pStyle w:val="a7"/>
        <w:numPr>
          <w:ilvl w:val="0"/>
          <w:numId w:val="13"/>
        </w:numPr>
        <w:spacing w:after="160" w:line="360" w:lineRule="auto"/>
        <w:rPr>
          <w:ins w:id="235" w:author="Baika" w:date="2025-10-28T10:18:00Z"/>
          <w:rFonts w:ascii="Times New Roman" w:hAnsi="Times New Roman"/>
          <w:sz w:val="28"/>
          <w:szCs w:val="28"/>
          <w:rPrChange w:id="236" w:author="Baika" w:date="2025-10-28T10:21:00Z">
            <w:rPr>
              <w:ins w:id="237" w:author="Baika" w:date="2025-10-28T10:18:00Z"/>
            </w:rPr>
          </w:rPrChange>
        </w:rPr>
        <w:pPrChange w:id="238" w:author="Baika" w:date="2025-10-28T10:25:00Z">
          <w:pPr>
            <w:spacing w:after="160" w:line="278" w:lineRule="auto"/>
          </w:pPr>
        </w:pPrChange>
      </w:pPr>
      <w:proofErr w:type="spellStart"/>
      <w:ins w:id="239" w:author="Baika" w:date="2025-10-28T10:18:00Z">
        <w:r w:rsidRPr="001240AE">
          <w:rPr>
            <w:rFonts w:ascii="Times New Roman" w:hAnsi="Times New Roman"/>
            <w:sz w:val="28"/>
            <w:szCs w:val="28"/>
            <w:rPrChange w:id="240" w:author="Baika" w:date="2025-10-28T10:21:00Z">
              <w:rPr/>
            </w:rPrChange>
          </w:rPr>
          <w:t>Беспроводная_сеть_WLAN</w:t>
        </w:r>
        <w:proofErr w:type="spellEnd"/>
        <w:r w:rsidRPr="001240AE">
          <w:rPr>
            <w:rFonts w:ascii="Times New Roman" w:hAnsi="Times New Roman"/>
            <w:sz w:val="28"/>
            <w:szCs w:val="28"/>
            <w:rPrChange w:id="241" w:author="Baika" w:date="2025-10-28T10:21:00Z">
              <w:rPr/>
            </w:rPrChange>
          </w:rPr>
          <w:t xml:space="preserve"> (тип сети, наследник)</w:t>
        </w:r>
      </w:ins>
    </w:p>
    <w:p w14:paraId="1D934504" w14:textId="77777777" w:rsidR="001240AE" w:rsidRPr="001240AE" w:rsidRDefault="001240AE" w:rsidP="001240AE">
      <w:pPr>
        <w:pStyle w:val="a7"/>
        <w:numPr>
          <w:ilvl w:val="0"/>
          <w:numId w:val="13"/>
        </w:numPr>
        <w:spacing w:after="160" w:line="360" w:lineRule="auto"/>
        <w:rPr>
          <w:ins w:id="242" w:author="Baika" w:date="2025-10-28T10:18:00Z"/>
          <w:rFonts w:ascii="Times New Roman" w:hAnsi="Times New Roman"/>
          <w:sz w:val="28"/>
          <w:szCs w:val="28"/>
          <w:rPrChange w:id="243" w:author="Baika" w:date="2025-10-28T10:21:00Z">
            <w:rPr>
              <w:ins w:id="244" w:author="Baika" w:date="2025-10-28T10:18:00Z"/>
            </w:rPr>
          </w:rPrChange>
        </w:rPr>
        <w:pPrChange w:id="245" w:author="Baika" w:date="2025-10-28T10:25:00Z">
          <w:pPr>
            <w:spacing w:after="160" w:line="278" w:lineRule="auto"/>
          </w:pPr>
        </w:pPrChange>
      </w:pPr>
      <w:ins w:id="246" w:author="Baika" w:date="2025-10-28T10:18:00Z">
        <w:r w:rsidRPr="001240AE">
          <w:rPr>
            <w:rFonts w:ascii="Times New Roman" w:hAnsi="Times New Roman"/>
            <w:sz w:val="28"/>
            <w:szCs w:val="28"/>
            <w:rPrChange w:id="247" w:author="Baika" w:date="2025-10-28T10:21:00Z">
              <w:rPr/>
            </w:rPrChange>
          </w:rPr>
          <w:t>Звезда (вид топологии)</w:t>
        </w:r>
      </w:ins>
    </w:p>
    <w:p w14:paraId="35CB686B" w14:textId="77777777" w:rsidR="001240AE" w:rsidRPr="001240AE" w:rsidRDefault="001240AE" w:rsidP="001240AE">
      <w:pPr>
        <w:pStyle w:val="a7"/>
        <w:numPr>
          <w:ilvl w:val="0"/>
          <w:numId w:val="13"/>
        </w:numPr>
        <w:spacing w:after="160" w:line="360" w:lineRule="auto"/>
        <w:rPr>
          <w:ins w:id="248" w:author="Baika" w:date="2025-10-28T10:18:00Z"/>
          <w:rFonts w:ascii="Times New Roman" w:hAnsi="Times New Roman"/>
          <w:sz w:val="28"/>
          <w:szCs w:val="28"/>
          <w:rPrChange w:id="249" w:author="Baika" w:date="2025-10-28T10:21:00Z">
            <w:rPr>
              <w:ins w:id="250" w:author="Baika" w:date="2025-10-28T10:18:00Z"/>
            </w:rPr>
          </w:rPrChange>
        </w:rPr>
        <w:pPrChange w:id="251" w:author="Baika" w:date="2025-10-28T10:25:00Z">
          <w:pPr>
            <w:spacing w:after="160" w:line="278" w:lineRule="auto"/>
          </w:pPr>
        </w:pPrChange>
      </w:pPr>
      <w:ins w:id="252" w:author="Baika" w:date="2025-10-28T10:18:00Z">
        <w:r w:rsidRPr="001240AE">
          <w:rPr>
            <w:rFonts w:ascii="Times New Roman" w:hAnsi="Times New Roman"/>
            <w:sz w:val="28"/>
            <w:szCs w:val="28"/>
            <w:rPrChange w:id="253" w:author="Baika" w:date="2025-10-28T10:21:00Z">
              <w:rPr/>
            </w:rPrChange>
          </w:rPr>
          <w:t>Шина (вид топологии)</w:t>
        </w:r>
      </w:ins>
    </w:p>
    <w:p w14:paraId="5771B307" w14:textId="77777777" w:rsidR="001240AE" w:rsidRPr="001240AE" w:rsidRDefault="001240AE" w:rsidP="001240AE">
      <w:pPr>
        <w:pStyle w:val="a7"/>
        <w:numPr>
          <w:ilvl w:val="0"/>
          <w:numId w:val="13"/>
        </w:numPr>
        <w:spacing w:after="160" w:line="360" w:lineRule="auto"/>
        <w:rPr>
          <w:ins w:id="254" w:author="Baika" w:date="2025-10-28T10:18:00Z"/>
          <w:rFonts w:ascii="Times New Roman" w:hAnsi="Times New Roman"/>
          <w:sz w:val="28"/>
          <w:szCs w:val="28"/>
          <w:rPrChange w:id="255" w:author="Baika" w:date="2025-10-28T10:21:00Z">
            <w:rPr>
              <w:ins w:id="256" w:author="Baika" w:date="2025-10-28T10:18:00Z"/>
            </w:rPr>
          </w:rPrChange>
        </w:rPr>
        <w:pPrChange w:id="257" w:author="Baika" w:date="2025-10-28T10:25:00Z">
          <w:pPr>
            <w:spacing w:after="160" w:line="278" w:lineRule="auto"/>
          </w:pPr>
        </w:pPrChange>
      </w:pPr>
      <w:ins w:id="258" w:author="Baika" w:date="2025-10-28T10:18:00Z">
        <w:r w:rsidRPr="001240AE">
          <w:rPr>
            <w:rFonts w:ascii="Times New Roman" w:hAnsi="Times New Roman"/>
            <w:sz w:val="28"/>
            <w:szCs w:val="28"/>
            <w:rPrChange w:id="259" w:author="Baika" w:date="2025-10-28T10:21:00Z">
              <w:rPr/>
            </w:rPrChange>
          </w:rPr>
          <w:t>Роутер (вид оборудования)</w:t>
        </w:r>
      </w:ins>
    </w:p>
    <w:p w14:paraId="3FEDEB6F" w14:textId="77777777" w:rsidR="001240AE" w:rsidRPr="001240AE" w:rsidRDefault="001240AE" w:rsidP="001240AE">
      <w:pPr>
        <w:pStyle w:val="a7"/>
        <w:numPr>
          <w:ilvl w:val="0"/>
          <w:numId w:val="13"/>
        </w:numPr>
        <w:spacing w:after="160" w:line="360" w:lineRule="auto"/>
        <w:rPr>
          <w:ins w:id="260" w:author="Baika" w:date="2025-10-28T10:18:00Z"/>
          <w:rFonts w:ascii="Times New Roman" w:hAnsi="Times New Roman"/>
          <w:sz w:val="28"/>
          <w:szCs w:val="28"/>
          <w:rPrChange w:id="261" w:author="Baika" w:date="2025-10-28T10:21:00Z">
            <w:rPr>
              <w:ins w:id="262" w:author="Baika" w:date="2025-10-28T10:18:00Z"/>
            </w:rPr>
          </w:rPrChange>
        </w:rPr>
        <w:pPrChange w:id="263" w:author="Baika" w:date="2025-10-28T10:25:00Z">
          <w:pPr>
            <w:spacing w:after="160" w:line="278" w:lineRule="auto"/>
          </w:pPr>
        </w:pPrChange>
      </w:pPr>
      <w:ins w:id="264" w:author="Baika" w:date="2025-10-28T10:18:00Z">
        <w:r w:rsidRPr="001240AE">
          <w:rPr>
            <w:rFonts w:ascii="Times New Roman" w:hAnsi="Times New Roman"/>
            <w:sz w:val="28"/>
            <w:szCs w:val="28"/>
            <w:rPrChange w:id="265" w:author="Baika" w:date="2025-10-28T10:21:00Z">
              <w:rPr/>
            </w:rPrChange>
          </w:rPr>
          <w:t>Коммутатор (вид оборудования)</w:t>
        </w:r>
      </w:ins>
    </w:p>
    <w:p w14:paraId="256DDDA3" w14:textId="77777777" w:rsidR="001240AE" w:rsidRPr="001240AE" w:rsidRDefault="001240AE" w:rsidP="001240AE">
      <w:pPr>
        <w:pStyle w:val="a7"/>
        <w:numPr>
          <w:ilvl w:val="0"/>
          <w:numId w:val="13"/>
        </w:numPr>
        <w:spacing w:after="160" w:line="360" w:lineRule="auto"/>
        <w:rPr>
          <w:ins w:id="266" w:author="Baika" w:date="2025-10-28T10:18:00Z"/>
          <w:rFonts w:ascii="Times New Roman" w:hAnsi="Times New Roman"/>
          <w:sz w:val="28"/>
          <w:szCs w:val="28"/>
          <w:rPrChange w:id="267" w:author="Baika" w:date="2025-10-28T10:21:00Z">
            <w:rPr>
              <w:ins w:id="268" w:author="Baika" w:date="2025-10-28T10:18:00Z"/>
            </w:rPr>
          </w:rPrChange>
        </w:rPr>
        <w:pPrChange w:id="269" w:author="Baika" w:date="2025-10-28T10:25:00Z">
          <w:pPr>
            <w:spacing w:after="160" w:line="278" w:lineRule="auto"/>
          </w:pPr>
        </w:pPrChange>
      </w:pPr>
      <w:ins w:id="270" w:author="Baika" w:date="2025-10-28T10:18:00Z">
        <w:r w:rsidRPr="001240AE">
          <w:rPr>
            <w:rFonts w:ascii="Times New Roman" w:hAnsi="Times New Roman"/>
            <w:sz w:val="28"/>
            <w:szCs w:val="28"/>
            <w:rPrChange w:id="271" w:author="Baika" w:date="2025-10-28T10:21:00Z">
              <w:rPr/>
            </w:rPrChange>
          </w:rPr>
          <w:t>Кабель (вид оборудования)</w:t>
        </w:r>
      </w:ins>
    </w:p>
    <w:p w14:paraId="02DC87AA" w14:textId="77777777" w:rsidR="001240AE" w:rsidRPr="001240AE" w:rsidRDefault="001240AE" w:rsidP="001240AE">
      <w:pPr>
        <w:pStyle w:val="a7"/>
        <w:numPr>
          <w:ilvl w:val="0"/>
          <w:numId w:val="13"/>
        </w:numPr>
        <w:spacing w:after="160" w:line="360" w:lineRule="auto"/>
        <w:rPr>
          <w:ins w:id="272" w:author="Baika" w:date="2025-10-28T10:18:00Z"/>
          <w:rFonts w:ascii="Times New Roman" w:hAnsi="Times New Roman"/>
          <w:sz w:val="28"/>
          <w:szCs w:val="28"/>
          <w:rPrChange w:id="273" w:author="Baika" w:date="2025-10-28T10:21:00Z">
            <w:rPr>
              <w:ins w:id="274" w:author="Baika" w:date="2025-10-28T10:18:00Z"/>
            </w:rPr>
          </w:rPrChange>
        </w:rPr>
        <w:pPrChange w:id="275" w:author="Baika" w:date="2025-10-28T10:25:00Z">
          <w:pPr>
            <w:spacing w:after="160" w:line="278" w:lineRule="auto"/>
          </w:pPr>
        </w:pPrChange>
      </w:pPr>
      <w:proofErr w:type="spellStart"/>
      <w:ins w:id="276" w:author="Baika" w:date="2025-10-28T10:18:00Z">
        <w:r w:rsidRPr="001240AE">
          <w:rPr>
            <w:rFonts w:ascii="Times New Roman" w:hAnsi="Times New Roman"/>
            <w:sz w:val="28"/>
            <w:szCs w:val="28"/>
            <w:rPrChange w:id="277" w:author="Baika" w:date="2025-10-28T10:21:00Z">
              <w:rPr/>
            </w:rPrChange>
          </w:rPr>
          <w:t>Точка_доступа_WiFi</w:t>
        </w:r>
        <w:proofErr w:type="spellEnd"/>
        <w:r w:rsidRPr="001240AE">
          <w:rPr>
            <w:rFonts w:ascii="Times New Roman" w:hAnsi="Times New Roman"/>
            <w:sz w:val="28"/>
            <w:szCs w:val="28"/>
            <w:rPrChange w:id="278" w:author="Baika" w:date="2025-10-28T10:21:00Z">
              <w:rPr/>
            </w:rPrChange>
          </w:rPr>
          <w:t xml:space="preserve"> (вид оборудования)</w:t>
        </w:r>
      </w:ins>
    </w:p>
    <w:p w14:paraId="614D493E" w14:textId="77777777" w:rsidR="001240AE" w:rsidRPr="001240AE" w:rsidRDefault="001240AE" w:rsidP="001240AE">
      <w:pPr>
        <w:pStyle w:val="a7"/>
        <w:numPr>
          <w:ilvl w:val="0"/>
          <w:numId w:val="13"/>
        </w:numPr>
        <w:spacing w:after="160" w:line="360" w:lineRule="auto"/>
        <w:rPr>
          <w:ins w:id="279" w:author="Baika" w:date="2025-10-28T10:18:00Z"/>
          <w:rFonts w:ascii="Times New Roman" w:hAnsi="Times New Roman"/>
          <w:sz w:val="28"/>
          <w:szCs w:val="28"/>
          <w:rPrChange w:id="280" w:author="Baika" w:date="2025-10-28T10:21:00Z">
            <w:rPr>
              <w:ins w:id="281" w:author="Baika" w:date="2025-10-28T10:18:00Z"/>
            </w:rPr>
          </w:rPrChange>
        </w:rPr>
        <w:pPrChange w:id="282" w:author="Baika" w:date="2025-10-28T10:25:00Z">
          <w:pPr>
            <w:spacing w:after="160" w:line="278" w:lineRule="auto"/>
          </w:pPr>
        </w:pPrChange>
      </w:pPr>
      <w:ins w:id="283" w:author="Baika" w:date="2025-10-28T10:18:00Z">
        <w:r w:rsidRPr="001240AE">
          <w:rPr>
            <w:rFonts w:ascii="Times New Roman" w:hAnsi="Times New Roman"/>
            <w:sz w:val="28"/>
            <w:szCs w:val="28"/>
            <w:rPrChange w:id="284" w:author="Baika" w:date="2025-10-28T10:21:00Z">
              <w:rPr/>
            </w:rPrChange>
          </w:rPr>
          <w:t>Компьютер (вид устройства)</w:t>
        </w:r>
      </w:ins>
    </w:p>
    <w:p w14:paraId="6CFFAA1D" w14:textId="77777777" w:rsidR="001240AE" w:rsidRPr="001240AE" w:rsidRDefault="001240AE" w:rsidP="001240AE">
      <w:pPr>
        <w:pStyle w:val="a7"/>
        <w:numPr>
          <w:ilvl w:val="0"/>
          <w:numId w:val="13"/>
        </w:numPr>
        <w:spacing w:after="160" w:line="360" w:lineRule="auto"/>
        <w:rPr>
          <w:ins w:id="285" w:author="Baika" w:date="2025-10-28T10:18:00Z"/>
          <w:rFonts w:ascii="Times New Roman" w:hAnsi="Times New Roman"/>
          <w:sz w:val="28"/>
          <w:szCs w:val="28"/>
          <w:rPrChange w:id="286" w:author="Baika" w:date="2025-10-28T10:21:00Z">
            <w:rPr>
              <w:ins w:id="287" w:author="Baika" w:date="2025-10-28T10:18:00Z"/>
            </w:rPr>
          </w:rPrChange>
        </w:rPr>
        <w:pPrChange w:id="288" w:author="Baika" w:date="2025-10-28T10:25:00Z">
          <w:pPr>
            <w:spacing w:after="160" w:line="278" w:lineRule="auto"/>
          </w:pPr>
        </w:pPrChange>
      </w:pPr>
      <w:ins w:id="289" w:author="Baika" w:date="2025-10-28T10:18:00Z">
        <w:r w:rsidRPr="001240AE">
          <w:rPr>
            <w:rFonts w:ascii="Times New Roman" w:hAnsi="Times New Roman"/>
            <w:sz w:val="28"/>
            <w:szCs w:val="28"/>
            <w:rPrChange w:id="290" w:author="Baika" w:date="2025-10-28T10:21:00Z">
              <w:rPr/>
            </w:rPrChange>
          </w:rPr>
          <w:lastRenderedPageBreak/>
          <w:t>Сервер (вид устройства)</w:t>
        </w:r>
      </w:ins>
    </w:p>
    <w:p w14:paraId="272DFC2B" w14:textId="77777777" w:rsidR="001240AE" w:rsidRPr="001240AE" w:rsidRDefault="001240AE" w:rsidP="001240AE">
      <w:pPr>
        <w:pStyle w:val="a7"/>
        <w:numPr>
          <w:ilvl w:val="0"/>
          <w:numId w:val="13"/>
        </w:numPr>
        <w:spacing w:after="160" w:line="360" w:lineRule="auto"/>
        <w:rPr>
          <w:ins w:id="291" w:author="Baika" w:date="2025-10-28T10:18:00Z"/>
          <w:rFonts w:ascii="Times New Roman" w:hAnsi="Times New Roman"/>
          <w:sz w:val="28"/>
          <w:szCs w:val="28"/>
          <w:rPrChange w:id="292" w:author="Baika" w:date="2025-10-28T10:21:00Z">
            <w:rPr>
              <w:ins w:id="293" w:author="Baika" w:date="2025-10-28T10:18:00Z"/>
            </w:rPr>
          </w:rPrChange>
        </w:rPr>
        <w:pPrChange w:id="294" w:author="Baika" w:date="2025-10-28T10:25:00Z">
          <w:pPr>
            <w:spacing w:after="160" w:line="278" w:lineRule="auto"/>
          </w:pPr>
        </w:pPrChange>
      </w:pPr>
      <w:ins w:id="295" w:author="Baika" w:date="2025-10-28T10:18:00Z">
        <w:r w:rsidRPr="001240AE">
          <w:rPr>
            <w:rFonts w:ascii="Times New Roman" w:hAnsi="Times New Roman"/>
            <w:sz w:val="28"/>
            <w:szCs w:val="28"/>
            <w:rPrChange w:id="296" w:author="Baika" w:date="2025-10-28T10:21:00Z">
              <w:rPr/>
            </w:rPrChange>
          </w:rPr>
          <w:t>Принтер (вид устройства)</w:t>
        </w:r>
      </w:ins>
    </w:p>
    <w:p w14:paraId="2A2FCB2C" w14:textId="77777777" w:rsidR="001240AE" w:rsidRPr="001240AE" w:rsidRDefault="001240AE" w:rsidP="001240AE">
      <w:pPr>
        <w:pStyle w:val="a7"/>
        <w:numPr>
          <w:ilvl w:val="0"/>
          <w:numId w:val="13"/>
        </w:numPr>
        <w:spacing w:after="160" w:line="360" w:lineRule="auto"/>
        <w:rPr>
          <w:ins w:id="297" w:author="Baika" w:date="2025-10-28T10:18:00Z"/>
          <w:rFonts w:ascii="Times New Roman" w:hAnsi="Times New Roman"/>
          <w:sz w:val="28"/>
          <w:szCs w:val="28"/>
          <w:rPrChange w:id="298" w:author="Baika" w:date="2025-10-28T10:21:00Z">
            <w:rPr>
              <w:ins w:id="299" w:author="Baika" w:date="2025-10-28T10:18:00Z"/>
            </w:rPr>
          </w:rPrChange>
        </w:rPr>
        <w:pPrChange w:id="300" w:author="Baika" w:date="2025-10-28T10:25:00Z">
          <w:pPr>
            <w:spacing w:after="160" w:line="278" w:lineRule="auto"/>
          </w:pPr>
        </w:pPrChange>
      </w:pPr>
      <w:ins w:id="301" w:author="Baika" w:date="2025-10-28T10:18:00Z">
        <w:r w:rsidRPr="001240AE">
          <w:rPr>
            <w:rFonts w:ascii="Times New Roman" w:hAnsi="Times New Roman"/>
            <w:sz w:val="28"/>
            <w:szCs w:val="28"/>
            <w:rPrChange w:id="302" w:author="Baika" w:date="2025-10-28T10:21:00Z">
              <w:rPr/>
            </w:rPrChange>
          </w:rPr>
          <w:t>TCP_IP (вид протокола)</w:t>
        </w:r>
      </w:ins>
    </w:p>
    <w:p w14:paraId="069230C1" w14:textId="77777777" w:rsidR="001240AE" w:rsidRPr="001240AE" w:rsidRDefault="001240AE" w:rsidP="001240AE">
      <w:pPr>
        <w:pStyle w:val="a7"/>
        <w:numPr>
          <w:ilvl w:val="0"/>
          <w:numId w:val="13"/>
        </w:numPr>
        <w:spacing w:after="160" w:line="360" w:lineRule="auto"/>
        <w:rPr>
          <w:ins w:id="303" w:author="Baika" w:date="2025-10-28T10:18:00Z"/>
          <w:rFonts w:ascii="Times New Roman" w:hAnsi="Times New Roman"/>
          <w:sz w:val="28"/>
          <w:szCs w:val="28"/>
          <w:rPrChange w:id="304" w:author="Baika" w:date="2025-10-28T10:21:00Z">
            <w:rPr>
              <w:ins w:id="305" w:author="Baika" w:date="2025-10-28T10:18:00Z"/>
            </w:rPr>
          </w:rPrChange>
        </w:rPr>
        <w:pPrChange w:id="306" w:author="Baika" w:date="2025-10-28T10:25:00Z">
          <w:pPr>
            <w:spacing w:after="160" w:line="278" w:lineRule="auto"/>
          </w:pPr>
        </w:pPrChange>
      </w:pPr>
      <w:ins w:id="307" w:author="Baika" w:date="2025-10-28T10:18:00Z">
        <w:r w:rsidRPr="001240AE">
          <w:rPr>
            <w:rFonts w:ascii="Times New Roman" w:hAnsi="Times New Roman"/>
            <w:sz w:val="28"/>
            <w:szCs w:val="28"/>
            <w:rPrChange w:id="308" w:author="Baika" w:date="2025-10-28T10:21:00Z">
              <w:rPr/>
            </w:rPrChange>
          </w:rPr>
          <w:t>DHCP (вид протокола)</w:t>
        </w:r>
      </w:ins>
    </w:p>
    <w:p w14:paraId="31650074" w14:textId="77777777" w:rsidR="001240AE" w:rsidRPr="001240AE" w:rsidRDefault="001240AE" w:rsidP="001240AE">
      <w:pPr>
        <w:pStyle w:val="a7"/>
        <w:numPr>
          <w:ilvl w:val="0"/>
          <w:numId w:val="13"/>
        </w:numPr>
        <w:spacing w:after="160" w:line="360" w:lineRule="auto"/>
        <w:rPr>
          <w:ins w:id="309" w:author="Baika" w:date="2025-10-28T10:18:00Z"/>
          <w:rFonts w:ascii="Times New Roman" w:hAnsi="Times New Roman"/>
          <w:sz w:val="28"/>
          <w:szCs w:val="28"/>
          <w:rPrChange w:id="310" w:author="Baika" w:date="2025-10-28T10:21:00Z">
            <w:rPr>
              <w:ins w:id="311" w:author="Baika" w:date="2025-10-28T10:18:00Z"/>
            </w:rPr>
          </w:rPrChange>
        </w:rPr>
        <w:pPrChange w:id="312" w:author="Baika" w:date="2025-10-28T10:25:00Z">
          <w:pPr>
            <w:spacing w:after="160" w:line="278" w:lineRule="auto"/>
          </w:pPr>
        </w:pPrChange>
      </w:pPr>
      <w:ins w:id="313" w:author="Baika" w:date="2025-10-28T10:18:00Z">
        <w:r w:rsidRPr="001240AE">
          <w:rPr>
            <w:rFonts w:ascii="Times New Roman" w:hAnsi="Times New Roman"/>
            <w:sz w:val="28"/>
            <w:szCs w:val="28"/>
            <w:rPrChange w:id="314" w:author="Baika" w:date="2025-10-28T10:21:00Z">
              <w:rPr/>
            </w:rPrChange>
          </w:rPr>
          <w:t>Firewall (вид безопасности)</w:t>
        </w:r>
      </w:ins>
    </w:p>
    <w:p w14:paraId="0ACF3FA8" w14:textId="77777777" w:rsidR="001240AE" w:rsidRPr="001240AE" w:rsidRDefault="001240AE" w:rsidP="001240AE">
      <w:pPr>
        <w:pStyle w:val="a7"/>
        <w:numPr>
          <w:ilvl w:val="0"/>
          <w:numId w:val="13"/>
        </w:numPr>
        <w:spacing w:after="160" w:line="360" w:lineRule="auto"/>
        <w:rPr>
          <w:ins w:id="315" w:author="Baika" w:date="2025-10-28T10:18:00Z"/>
          <w:rFonts w:ascii="Times New Roman" w:hAnsi="Times New Roman"/>
          <w:sz w:val="28"/>
          <w:szCs w:val="28"/>
          <w:rPrChange w:id="316" w:author="Baika" w:date="2025-10-28T10:21:00Z">
            <w:rPr>
              <w:ins w:id="317" w:author="Baika" w:date="2025-10-28T10:18:00Z"/>
            </w:rPr>
          </w:rPrChange>
        </w:rPr>
        <w:pPrChange w:id="318" w:author="Baika" w:date="2025-10-28T10:25:00Z">
          <w:pPr>
            <w:spacing w:after="160" w:line="278" w:lineRule="auto"/>
          </w:pPr>
        </w:pPrChange>
      </w:pPr>
      <w:ins w:id="319" w:author="Baika" w:date="2025-10-28T10:18:00Z">
        <w:r w:rsidRPr="001240AE">
          <w:rPr>
            <w:rFonts w:ascii="Times New Roman" w:hAnsi="Times New Roman"/>
            <w:sz w:val="28"/>
            <w:szCs w:val="28"/>
            <w:rPrChange w:id="320" w:author="Baika" w:date="2025-10-28T10:21:00Z">
              <w:rPr/>
            </w:rPrChange>
          </w:rPr>
          <w:t>Шифрование_WPA3 (вид безопасности)</w:t>
        </w:r>
      </w:ins>
    </w:p>
    <w:p w14:paraId="4BC9B785" w14:textId="77777777" w:rsidR="001240AE" w:rsidRPr="001240AE" w:rsidRDefault="001240AE" w:rsidP="001240AE">
      <w:pPr>
        <w:pStyle w:val="a7"/>
        <w:numPr>
          <w:ilvl w:val="0"/>
          <w:numId w:val="13"/>
        </w:numPr>
        <w:spacing w:after="160" w:line="360" w:lineRule="auto"/>
        <w:rPr>
          <w:ins w:id="321" w:author="Baika" w:date="2025-10-28T10:18:00Z"/>
          <w:rFonts w:ascii="Times New Roman" w:hAnsi="Times New Roman"/>
          <w:sz w:val="28"/>
          <w:szCs w:val="28"/>
          <w:rPrChange w:id="322" w:author="Baika" w:date="2025-10-28T10:21:00Z">
            <w:rPr>
              <w:ins w:id="323" w:author="Baika" w:date="2025-10-28T10:18:00Z"/>
            </w:rPr>
          </w:rPrChange>
        </w:rPr>
        <w:pPrChange w:id="324" w:author="Baika" w:date="2025-10-28T10:25:00Z">
          <w:pPr>
            <w:spacing w:after="160" w:line="278" w:lineRule="auto"/>
          </w:pPr>
        </w:pPrChange>
      </w:pPr>
      <w:proofErr w:type="spellStart"/>
      <w:ins w:id="325" w:author="Baika" w:date="2025-10-28T10:18:00Z">
        <w:r w:rsidRPr="001240AE">
          <w:rPr>
            <w:rFonts w:ascii="Times New Roman" w:hAnsi="Times New Roman"/>
            <w:sz w:val="28"/>
            <w:szCs w:val="28"/>
            <w:rPrChange w:id="326" w:author="Baika" w:date="2025-10-28T10:21:00Z">
              <w:rPr/>
            </w:rPrChange>
          </w:rPr>
          <w:t>Ping</w:t>
        </w:r>
        <w:proofErr w:type="spellEnd"/>
        <w:r w:rsidRPr="001240AE">
          <w:rPr>
            <w:rFonts w:ascii="Times New Roman" w:hAnsi="Times New Roman"/>
            <w:sz w:val="28"/>
            <w:szCs w:val="28"/>
            <w:rPrChange w:id="327" w:author="Baika" w:date="2025-10-28T10:21:00Z">
              <w:rPr/>
            </w:rPrChange>
          </w:rPr>
          <w:t xml:space="preserve"> (вид тестирования)</w:t>
        </w:r>
      </w:ins>
    </w:p>
    <w:p w14:paraId="255D8B48" w14:textId="14923898" w:rsidR="001240AE" w:rsidRPr="001240AE" w:rsidRDefault="001240AE" w:rsidP="001240AE">
      <w:pPr>
        <w:pStyle w:val="a7"/>
        <w:numPr>
          <w:ilvl w:val="0"/>
          <w:numId w:val="13"/>
        </w:numPr>
        <w:spacing w:after="160" w:line="360" w:lineRule="auto"/>
        <w:rPr>
          <w:ins w:id="328" w:author="Baika" w:date="2025-10-28T10:17:00Z"/>
          <w:rFonts w:ascii="Times New Roman" w:hAnsi="Times New Roman"/>
          <w:sz w:val="28"/>
          <w:szCs w:val="28"/>
          <w:rPrChange w:id="329" w:author="Baika" w:date="2025-10-28T10:21:00Z">
            <w:rPr>
              <w:ins w:id="330" w:author="Baika" w:date="2025-10-28T10:17:00Z"/>
            </w:rPr>
          </w:rPrChange>
        </w:rPr>
        <w:pPrChange w:id="331" w:author="Baika" w:date="2025-10-28T10:25:00Z">
          <w:pPr>
            <w:spacing w:after="160" w:line="278" w:lineRule="auto"/>
          </w:pPr>
        </w:pPrChange>
      </w:pPr>
      <w:proofErr w:type="spellStart"/>
      <w:ins w:id="332" w:author="Baika" w:date="2025-10-28T10:18:00Z">
        <w:r w:rsidRPr="001240AE">
          <w:rPr>
            <w:rFonts w:ascii="Times New Roman" w:hAnsi="Times New Roman"/>
            <w:sz w:val="28"/>
            <w:szCs w:val="28"/>
            <w:rPrChange w:id="333" w:author="Baika" w:date="2025-10-28T10:21:00Z">
              <w:rPr/>
            </w:rPrChange>
          </w:rPr>
          <w:t>iPerf</w:t>
        </w:r>
        <w:proofErr w:type="spellEnd"/>
        <w:r w:rsidRPr="001240AE">
          <w:rPr>
            <w:rFonts w:ascii="Times New Roman" w:hAnsi="Times New Roman"/>
            <w:sz w:val="28"/>
            <w:szCs w:val="28"/>
            <w:rPrChange w:id="334" w:author="Baika" w:date="2025-10-28T10:21:00Z">
              <w:rPr/>
            </w:rPrChange>
          </w:rPr>
          <w:t xml:space="preserve"> (вид тестирования)</w:t>
        </w:r>
      </w:ins>
    </w:p>
    <w:p w14:paraId="0FBEC5CE" w14:textId="77777777" w:rsidR="001240AE" w:rsidRPr="001240AE" w:rsidRDefault="001240AE">
      <w:pPr>
        <w:spacing w:after="160" w:line="278" w:lineRule="auto"/>
        <w:rPr>
          <w:ins w:id="335" w:author="Baika" w:date="2025-10-28T10:20:00Z"/>
          <w:rFonts w:ascii="Times New Roman" w:hAnsi="Times New Roman"/>
          <w:sz w:val="28"/>
          <w:szCs w:val="28"/>
        </w:rPr>
      </w:pPr>
    </w:p>
    <w:p w14:paraId="0AB7FA50" w14:textId="77777777" w:rsidR="001240AE" w:rsidRPr="001240AE" w:rsidRDefault="001240AE" w:rsidP="001240AE">
      <w:pPr>
        <w:spacing w:after="160" w:line="278" w:lineRule="auto"/>
        <w:jc w:val="center"/>
        <w:rPr>
          <w:ins w:id="336" w:author="Baika" w:date="2025-10-28T10:20:00Z"/>
          <w:rFonts w:ascii="Times New Roman" w:hAnsi="Times New Roman"/>
          <w:sz w:val="28"/>
          <w:szCs w:val="28"/>
        </w:rPr>
        <w:pPrChange w:id="337" w:author="Baika" w:date="2025-10-28T10:20:00Z">
          <w:pPr>
            <w:spacing w:after="160" w:line="278" w:lineRule="auto"/>
          </w:pPr>
        </w:pPrChange>
      </w:pPr>
      <w:ins w:id="338" w:author="Baika" w:date="2025-10-28T10:20:00Z">
        <w:r w:rsidRPr="001240AE">
          <w:rPr>
            <w:rFonts w:ascii="Times New Roman" w:hAnsi="Times New Roman"/>
            <w:sz w:val="28"/>
            <w:szCs w:val="28"/>
          </w:rPr>
          <w:t>2. Задание свойств для вершин (атрибутивные отношения)</w:t>
        </w:r>
      </w:ins>
    </w:p>
    <w:p w14:paraId="4F0A8456" w14:textId="77777777" w:rsidR="001240AE" w:rsidRPr="001240AE" w:rsidRDefault="001240AE" w:rsidP="001240AE">
      <w:pPr>
        <w:spacing w:after="160" w:line="278" w:lineRule="auto"/>
        <w:rPr>
          <w:ins w:id="339" w:author="Baika" w:date="2025-10-28T10:20:00Z"/>
          <w:rFonts w:ascii="Times New Roman" w:hAnsi="Times New Roman"/>
          <w:sz w:val="28"/>
          <w:szCs w:val="28"/>
        </w:rPr>
      </w:pPr>
      <w:ins w:id="340" w:author="Baika" w:date="2025-10-28T10:20:00Z">
        <w:r w:rsidRPr="001240AE">
          <w:rPr>
            <w:rFonts w:ascii="Times New Roman" w:hAnsi="Times New Roman"/>
            <w:sz w:val="28"/>
            <w:szCs w:val="28"/>
          </w:rPr>
          <w:t>Свойства оформлены как отдельные вершины, связанные атрибутивными отношениями (например, "является атрибутом"). Они описывают характеристики объектов:</w:t>
        </w:r>
      </w:ins>
    </w:p>
    <w:p w14:paraId="6183B6B3" w14:textId="77777777" w:rsidR="001240AE" w:rsidRPr="001240AE" w:rsidRDefault="001240AE" w:rsidP="001240AE">
      <w:pPr>
        <w:spacing w:after="160" w:line="278" w:lineRule="auto"/>
        <w:rPr>
          <w:ins w:id="341" w:author="Baika" w:date="2025-10-28T10:20:00Z"/>
          <w:rFonts w:ascii="Times New Roman" w:hAnsi="Times New Roman"/>
          <w:sz w:val="28"/>
          <w:szCs w:val="28"/>
        </w:rPr>
      </w:pPr>
    </w:p>
    <w:p w14:paraId="1504DA9B" w14:textId="77777777" w:rsidR="001240AE" w:rsidRPr="001240AE" w:rsidRDefault="001240AE" w:rsidP="001240AE">
      <w:pPr>
        <w:pStyle w:val="a7"/>
        <w:numPr>
          <w:ilvl w:val="0"/>
          <w:numId w:val="12"/>
        </w:numPr>
        <w:spacing w:after="160" w:line="360" w:lineRule="auto"/>
        <w:rPr>
          <w:ins w:id="342" w:author="Baika" w:date="2025-10-28T10:20:00Z"/>
          <w:rFonts w:ascii="Times New Roman" w:hAnsi="Times New Roman"/>
          <w:sz w:val="28"/>
          <w:szCs w:val="28"/>
          <w:rPrChange w:id="343" w:author="Baika" w:date="2025-10-28T10:21:00Z">
            <w:rPr>
              <w:ins w:id="344" w:author="Baika" w:date="2025-10-28T10:20:00Z"/>
            </w:rPr>
          </w:rPrChange>
        </w:rPr>
        <w:pPrChange w:id="345" w:author="Baika" w:date="2025-10-28T10:24:00Z">
          <w:pPr>
            <w:spacing w:after="160" w:line="278" w:lineRule="auto"/>
          </w:pPr>
        </w:pPrChange>
      </w:pPr>
      <w:ins w:id="346" w:author="Baika" w:date="2025-10-28T10:20:00Z">
        <w:r w:rsidRPr="001240AE">
          <w:rPr>
            <w:rFonts w:ascii="Times New Roman" w:hAnsi="Times New Roman"/>
            <w:sz w:val="28"/>
            <w:szCs w:val="28"/>
            <w:rPrChange w:id="347" w:author="Baika" w:date="2025-10-28T10:21:00Z">
              <w:rPr/>
            </w:rPrChange>
          </w:rPr>
          <w:t>Бюджет (атрибут Требования, значение: $500)</w:t>
        </w:r>
      </w:ins>
    </w:p>
    <w:p w14:paraId="76431D29" w14:textId="77777777" w:rsidR="001240AE" w:rsidRPr="001240AE" w:rsidRDefault="001240AE" w:rsidP="001240AE">
      <w:pPr>
        <w:pStyle w:val="a7"/>
        <w:numPr>
          <w:ilvl w:val="0"/>
          <w:numId w:val="12"/>
        </w:numPr>
        <w:spacing w:after="160" w:line="360" w:lineRule="auto"/>
        <w:rPr>
          <w:ins w:id="348" w:author="Baika" w:date="2025-10-28T10:20:00Z"/>
          <w:rFonts w:ascii="Times New Roman" w:hAnsi="Times New Roman"/>
          <w:sz w:val="28"/>
          <w:szCs w:val="28"/>
          <w:rPrChange w:id="349" w:author="Baika" w:date="2025-10-28T10:21:00Z">
            <w:rPr>
              <w:ins w:id="350" w:author="Baika" w:date="2025-10-28T10:20:00Z"/>
            </w:rPr>
          </w:rPrChange>
        </w:rPr>
        <w:pPrChange w:id="351" w:author="Baika" w:date="2025-10-28T10:24:00Z">
          <w:pPr>
            <w:spacing w:after="160" w:line="278" w:lineRule="auto"/>
          </w:pPr>
        </w:pPrChange>
      </w:pPr>
      <w:ins w:id="352" w:author="Baika" w:date="2025-10-28T10:20:00Z">
        <w:r w:rsidRPr="001240AE">
          <w:rPr>
            <w:rFonts w:ascii="Times New Roman" w:hAnsi="Times New Roman"/>
            <w:sz w:val="28"/>
            <w:szCs w:val="28"/>
            <w:rPrChange w:id="353" w:author="Baika" w:date="2025-10-28T10:21:00Z">
              <w:rPr/>
            </w:rPrChange>
          </w:rPr>
          <w:t>Площадь (атрибут Требования, значение: 50 м²)</w:t>
        </w:r>
      </w:ins>
    </w:p>
    <w:p w14:paraId="07C29839" w14:textId="77777777" w:rsidR="001240AE" w:rsidRPr="001240AE" w:rsidRDefault="001240AE" w:rsidP="001240AE">
      <w:pPr>
        <w:pStyle w:val="a7"/>
        <w:numPr>
          <w:ilvl w:val="0"/>
          <w:numId w:val="12"/>
        </w:numPr>
        <w:spacing w:after="160" w:line="360" w:lineRule="auto"/>
        <w:rPr>
          <w:ins w:id="354" w:author="Baika" w:date="2025-10-28T10:20:00Z"/>
          <w:rFonts w:ascii="Times New Roman" w:hAnsi="Times New Roman"/>
          <w:sz w:val="28"/>
          <w:szCs w:val="28"/>
          <w:rPrChange w:id="355" w:author="Baika" w:date="2025-10-28T10:21:00Z">
            <w:rPr>
              <w:ins w:id="356" w:author="Baika" w:date="2025-10-28T10:20:00Z"/>
            </w:rPr>
          </w:rPrChange>
        </w:rPr>
        <w:pPrChange w:id="357" w:author="Baika" w:date="2025-10-28T10:24:00Z">
          <w:pPr>
            <w:spacing w:after="160" w:line="278" w:lineRule="auto"/>
          </w:pPr>
        </w:pPrChange>
      </w:pPr>
      <w:proofErr w:type="spellStart"/>
      <w:ins w:id="358" w:author="Baika" w:date="2025-10-28T10:20:00Z">
        <w:r w:rsidRPr="001240AE">
          <w:rPr>
            <w:rFonts w:ascii="Times New Roman" w:hAnsi="Times New Roman"/>
            <w:sz w:val="28"/>
            <w:szCs w:val="28"/>
            <w:rPrChange w:id="359" w:author="Baika" w:date="2025-10-28T10:21:00Z">
              <w:rPr/>
            </w:rPrChange>
          </w:rPr>
          <w:t>Количество_устройств</w:t>
        </w:r>
        <w:proofErr w:type="spellEnd"/>
        <w:r w:rsidRPr="001240AE">
          <w:rPr>
            <w:rFonts w:ascii="Times New Roman" w:hAnsi="Times New Roman"/>
            <w:sz w:val="28"/>
            <w:szCs w:val="28"/>
            <w:rPrChange w:id="360" w:author="Baika" w:date="2025-10-28T10:21:00Z">
              <w:rPr/>
            </w:rPrChange>
          </w:rPr>
          <w:t xml:space="preserve"> (атрибут Требования, значение: &lt;20)</w:t>
        </w:r>
      </w:ins>
    </w:p>
    <w:p w14:paraId="4F566C97" w14:textId="77777777" w:rsidR="001240AE" w:rsidRPr="001240AE" w:rsidRDefault="001240AE" w:rsidP="001240AE">
      <w:pPr>
        <w:pStyle w:val="a7"/>
        <w:numPr>
          <w:ilvl w:val="0"/>
          <w:numId w:val="12"/>
        </w:numPr>
        <w:spacing w:after="160" w:line="360" w:lineRule="auto"/>
        <w:rPr>
          <w:ins w:id="361" w:author="Baika" w:date="2025-10-28T10:20:00Z"/>
          <w:rFonts w:ascii="Times New Roman" w:hAnsi="Times New Roman"/>
          <w:sz w:val="28"/>
          <w:szCs w:val="28"/>
          <w:rPrChange w:id="362" w:author="Baika" w:date="2025-10-28T10:21:00Z">
            <w:rPr>
              <w:ins w:id="363" w:author="Baika" w:date="2025-10-28T10:20:00Z"/>
            </w:rPr>
          </w:rPrChange>
        </w:rPr>
        <w:pPrChange w:id="364" w:author="Baika" w:date="2025-10-28T10:24:00Z">
          <w:pPr>
            <w:spacing w:after="160" w:line="278" w:lineRule="auto"/>
          </w:pPr>
        </w:pPrChange>
      </w:pPr>
      <w:ins w:id="365" w:author="Baika" w:date="2025-10-28T10:20:00Z">
        <w:r w:rsidRPr="001240AE">
          <w:rPr>
            <w:rFonts w:ascii="Times New Roman" w:hAnsi="Times New Roman"/>
            <w:sz w:val="28"/>
            <w:szCs w:val="28"/>
            <w:rPrChange w:id="366" w:author="Baika" w:date="2025-10-28T10:21:00Z">
              <w:rPr/>
            </w:rPrChange>
          </w:rPr>
          <w:t>Скорость (атрибут Тестирование, значение: &gt;100 Мбит/с)</w:t>
        </w:r>
      </w:ins>
    </w:p>
    <w:p w14:paraId="6FCF0051" w14:textId="4190CB4D" w:rsidR="001240AE" w:rsidRDefault="001240AE" w:rsidP="001240AE">
      <w:pPr>
        <w:pStyle w:val="a7"/>
        <w:numPr>
          <w:ilvl w:val="0"/>
          <w:numId w:val="12"/>
        </w:numPr>
        <w:spacing w:after="160" w:line="360" w:lineRule="auto"/>
        <w:rPr>
          <w:ins w:id="367" w:author="Baika" w:date="2025-10-28T10:22:00Z"/>
          <w:rFonts w:ascii="Times New Roman" w:hAnsi="Times New Roman"/>
          <w:sz w:val="28"/>
          <w:szCs w:val="28"/>
        </w:rPr>
        <w:pPrChange w:id="368" w:author="Baika" w:date="2025-10-28T10:24:00Z">
          <w:pPr>
            <w:pStyle w:val="a7"/>
            <w:numPr>
              <w:numId w:val="12"/>
            </w:numPr>
            <w:spacing w:after="160" w:line="278" w:lineRule="auto"/>
            <w:ind w:hanging="360"/>
          </w:pPr>
        </w:pPrChange>
      </w:pPr>
      <w:proofErr w:type="spellStart"/>
      <w:ins w:id="369" w:author="Baika" w:date="2025-10-28T10:20:00Z">
        <w:r w:rsidRPr="001240AE">
          <w:rPr>
            <w:rFonts w:ascii="Times New Roman" w:hAnsi="Times New Roman"/>
            <w:sz w:val="28"/>
            <w:szCs w:val="28"/>
            <w:rPrChange w:id="370" w:author="Baika" w:date="2025-10-28T10:21:00Z">
              <w:rPr/>
            </w:rPrChange>
          </w:rPr>
          <w:t>Время_отклика</w:t>
        </w:r>
        <w:proofErr w:type="spellEnd"/>
        <w:r w:rsidRPr="001240AE">
          <w:rPr>
            <w:rFonts w:ascii="Times New Roman" w:hAnsi="Times New Roman"/>
            <w:sz w:val="28"/>
            <w:szCs w:val="28"/>
            <w:rPrChange w:id="371" w:author="Baika" w:date="2025-10-28T10:21:00Z">
              <w:rPr/>
            </w:rPrChange>
          </w:rPr>
          <w:t xml:space="preserve"> (атрибут Тестирование, значение: &lt;5 мс)</w:t>
        </w:r>
      </w:ins>
    </w:p>
    <w:p w14:paraId="607AA8B4" w14:textId="77777777" w:rsidR="001240AE" w:rsidRDefault="001240AE" w:rsidP="001240AE">
      <w:pPr>
        <w:spacing w:after="160" w:line="278" w:lineRule="auto"/>
        <w:rPr>
          <w:ins w:id="372" w:author="Baika" w:date="2025-10-28T10:22:00Z"/>
          <w:rFonts w:ascii="Times New Roman" w:hAnsi="Times New Roman"/>
          <w:sz w:val="28"/>
          <w:szCs w:val="28"/>
        </w:rPr>
      </w:pPr>
    </w:p>
    <w:p w14:paraId="0F480E65" w14:textId="77777777" w:rsidR="001240AE" w:rsidRPr="001240AE" w:rsidRDefault="001240AE" w:rsidP="001240AE">
      <w:pPr>
        <w:spacing w:after="160" w:line="278" w:lineRule="auto"/>
        <w:jc w:val="center"/>
        <w:rPr>
          <w:ins w:id="373" w:author="Baika" w:date="2025-10-28T10:22:00Z"/>
          <w:rFonts w:ascii="Times New Roman" w:hAnsi="Times New Roman"/>
          <w:sz w:val="28"/>
          <w:szCs w:val="28"/>
        </w:rPr>
        <w:pPrChange w:id="374" w:author="Baika" w:date="2025-10-28T10:22:00Z">
          <w:pPr>
            <w:spacing w:after="160" w:line="278" w:lineRule="auto"/>
          </w:pPr>
        </w:pPrChange>
      </w:pPr>
      <w:ins w:id="375" w:author="Baika" w:date="2025-10-28T10:22:00Z">
        <w:r w:rsidRPr="001240AE">
          <w:rPr>
            <w:rFonts w:ascii="Times New Roman" w:hAnsi="Times New Roman"/>
            <w:sz w:val="28"/>
            <w:szCs w:val="28"/>
          </w:rPr>
          <w:t>3. Задание связей между вершинами</w:t>
        </w:r>
      </w:ins>
    </w:p>
    <w:p w14:paraId="39952287" w14:textId="076C7D7C" w:rsidR="001240AE" w:rsidRPr="001240AE" w:rsidRDefault="001240AE" w:rsidP="001240AE">
      <w:pPr>
        <w:spacing w:after="160" w:line="278" w:lineRule="auto"/>
        <w:rPr>
          <w:ins w:id="376" w:author="Baika" w:date="2025-10-28T10:22:00Z"/>
          <w:rFonts w:ascii="Times New Roman" w:hAnsi="Times New Roman"/>
          <w:sz w:val="28"/>
          <w:szCs w:val="28"/>
        </w:rPr>
      </w:pPr>
      <w:ins w:id="377" w:author="Baika" w:date="2025-10-28T10:22:00Z">
        <w:r w:rsidRPr="001240AE">
          <w:rPr>
            <w:rFonts w:ascii="Times New Roman" w:hAnsi="Times New Roman"/>
            <w:sz w:val="28"/>
            <w:szCs w:val="28"/>
          </w:rPr>
          <w:t>Связи используют разные типы отношений:</w:t>
        </w:r>
      </w:ins>
    </w:p>
    <w:p w14:paraId="295A625F" w14:textId="0830A419" w:rsidR="001240AE" w:rsidRPr="001240AE" w:rsidRDefault="001240AE" w:rsidP="001240AE">
      <w:pPr>
        <w:pStyle w:val="a7"/>
        <w:numPr>
          <w:ilvl w:val="0"/>
          <w:numId w:val="14"/>
        </w:numPr>
        <w:spacing w:after="160" w:line="360" w:lineRule="auto"/>
        <w:rPr>
          <w:ins w:id="378" w:author="Baika" w:date="2025-10-28T10:22:00Z"/>
          <w:rFonts w:ascii="Times New Roman" w:hAnsi="Times New Roman"/>
          <w:sz w:val="28"/>
          <w:szCs w:val="28"/>
          <w:rPrChange w:id="379" w:author="Baika" w:date="2025-10-28T10:23:00Z">
            <w:rPr>
              <w:ins w:id="380" w:author="Baika" w:date="2025-10-28T10:22:00Z"/>
            </w:rPr>
          </w:rPrChange>
        </w:rPr>
        <w:pPrChange w:id="381" w:author="Baika" w:date="2025-10-28T10:24:00Z">
          <w:pPr>
            <w:spacing w:after="160" w:line="278" w:lineRule="auto"/>
          </w:pPr>
        </w:pPrChange>
      </w:pPr>
      <w:ins w:id="382" w:author="Baika" w:date="2025-10-28T10:22:00Z">
        <w:r w:rsidRPr="001240AE">
          <w:rPr>
            <w:rFonts w:ascii="Times New Roman" w:hAnsi="Times New Roman"/>
            <w:sz w:val="28"/>
            <w:szCs w:val="28"/>
            <w:rPrChange w:id="383" w:author="Baika" w:date="2025-10-28T10:23:00Z">
              <w:rPr/>
            </w:rPrChange>
          </w:rPr>
          <w:t xml:space="preserve">Наследование ("является наследником"): </w:t>
        </w:r>
      </w:ins>
      <w:ins w:id="384" w:author="Baika" w:date="2025-10-28T10:23:00Z">
        <w:r>
          <w:rPr>
            <w:rFonts w:ascii="Times New Roman" w:hAnsi="Times New Roman"/>
            <w:sz w:val="28"/>
            <w:szCs w:val="28"/>
          </w:rPr>
          <w:t>д</w:t>
        </w:r>
      </w:ins>
      <w:ins w:id="385" w:author="Baika" w:date="2025-10-28T10:22:00Z">
        <w:r w:rsidRPr="001240AE">
          <w:rPr>
            <w:rFonts w:ascii="Times New Roman" w:hAnsi="Times New Roman"/>
            <w:sz w:val="28"/>
            <w:szCs w:val="28"/>
            <w:rPrChange w:id="386" w:author="Baika" w:date="2025-10-28T10:23:00Z">
              <w:rPr/>
            </w:rPrChange>
          </w:rPr>
          <w:t xml:space="preserve">ля </w:t>
        </w:r>
        <w:proofErr w:type="spellStart"/>
        <w:r w:rsidRPr="001240AE">
          <w:rPr>
            <w:rFonts w:ascii="Times New Roman" w:hAnsi="Times New Roman"/>
            <w:sz w:val="28"/>
            <w:szCs w:val="28"/>
            <w:rPrChange w:id="387" w:author="Baika" w:date="2025-10-28T10:23:00Z">
              <w:rPr/>
            </w:rPrChange>
          </w:rPr>
          <w:t>specialization</w:t>
        </w:r>
        <w:proofErr w:type="spellEnd"/>
        <w:r w:rsidRPr="001240AE">
          <w:rPr>
            <w:rFonts w:ascii="Times New Roman" w:hAnsi="Times New Roman"/>
            <w:sz w:val="28"/>
            <w:szCs w:val="28"/>
            <w:rPrChange w:id="388" w:author="Baika" w:date="2025-10-28T10:23:00Z">
              <w:rPr/>
            </w:rPrChange>
          </w:rPr>
          <w:t xml:space="preserve">, </w:t>
        </w:r>
        <w:proofErr w:type="spellStart"/>
        <w:r w:rsidRPr="001240AE">
          <w:rPr>
            <w:rFonts w:ascii="Times New Roman" w:hAnsi="Times New Roman"/>
            <w:sz w:val="28"/>
            <w:szCs w:val="28"/>
            <w:rPrChange w:id="389" w:author="Baika" w:date="2025-10-28T10:23:00Z">
              <w:rPr/>
            </w:rPrChange>
          </w:rPr>
          <w:t>e.g</w:t>
        </w:r>
        <w:proofErr w:type="spellEnd"/>
        <w:r w:rsidRPr="001240AE">
          <w:rPr>
            <w:rFonts w:ascii="Times New Roman" w:hAnsi="Times New Roman"/>
            <w:sz w:val="28"/>
            <w:szCs w:val="28"/>
            <w:rPrChange w:id="390" w:author="Baika" w:date="2025-10-28T10:23:00Z">
              <w:rPr/>
            </w:rPrChange>
          </w:rPr>
          <w:t xml:space="preserve">., </w:t>
        </w:r>
        <w:proofErr w:type="spellStart"/>
        <w:r w:rsidRPr="001240AE">
          <w:rPr>
            <w:rFonts w:ascii="Times New Roman" w:hAnsi="Times New Roman"/>
            <w:sz w:val="28"/>
            <w:szCs w:val="28"/>
            <w:rPrChange w:id="391" w:author="Baika" w:date="2025-10-28T10:23:00Z">
              <w:rPr/>
            </w:rPrChange>
          </w:rPr>
          <w:t>Локальная_сеть_LAN</w:t>
        </w:r>
        <w:proofErr w:type="spellEnd"/>
        <w:r w:rsidRPr="001240AE">
          <w:rPr>
            <w:rFonts w:ascii="Times New Roman" w:hAnsi="Times New Roman"/>
            <w:sz w:val="28"/>
            <w:szCs w:val="28"/>
            <w:rPrChange w:id="392" w:author="Baika" w:date="2025-10-28T10:23:00Z">
              <w:rPr/>
            </w:rPrChange>
          </w:rPr>
          <w:t xml:space="preserve"> → </w:t>
        </w:r>
        <w:proofErr w:type="spellStart"/>
        <w:r w:rsidRPr="001240AE">
          <w:rPr>
            <w:rFonts w:ascii="Times New Roman" w:hAnsi="Times New Roman"/>
            <w:sz w:val="28"/>
            <w:szCs w:val="28"/>
            <w:rPrChange w:id="393" w:author="Baika" w:date="2025-10-28T10:23:00Z">
              <w:rPr/>
            </w:rPrChange>
          </w:rPr>
          <w:t>Компьютерная_сеть</w:t>
        </w:r>
        <w:proofErr w:type="spellEnd"/>
        <w:r w:rsidRPr="001240AE">
          <w:rPr>
            <w:rFonts w:ascii="Times New Roman" w:hAnsi="Times New Roman"/>
            <w:sz w:val="28"/>
            <w:szCs w:val="28"/>
            <w:rPrChange w:id="394" w:author="Baika" w:date="2025-10-28T10:23:00Z">
              <w:rPr/>
            </w:rPrChange>
          </w:rPr>
          <w:t>.</w:t>
        </w:r>
      </w:ins>
    </w:p>
    <w:p w14:paraId="0B7C9B60" w14:textId="574CA64A" w:rsidR="001240AE" w:rsidRPr="001240AE" w:rsidRDefault="001240AE" w:rsidP="001240AE">
      <w:pPr>
        <w:pStyle w:val="a7"/>
        <w:numPr>
          <w:ilvl w:val="0"/>
          <w:numId w:val="14"/>
        </w:numPr>
        <w:spacing w:after="160" w:line="360" w:lineRule="auto"/>
        <w:rPr>
          <w:ins w:id="395" w:author="Baika" w:date="2025-10-28T10:22:00Z"/>
          <w:rFonts w:ascii="Times New Roman" w:hAnsi="Times New Roman"/>
          <w:sz w:val="28"/>
          <w:szCs w:val="28"/>
          <w:rPrChange w:id="396" w:author="Baika" w:date="2025-10-28T10:23:00Z">
            <w:rPr>
              <w:ins w:id="397" w:author="Baika" w:date="2025-10-28T10:22:00Z"/>
            </w:rPr>
          </w:rPrChange>
        </w:rPr>
        <w:pPrChange w:id="398" w:author="Baika" w:date="2025-10-28T10:24:00Z">
          <w:pPr>
            <w:spacing w:after="160" w:line="278" w:lineRule="auto"/>
          </w:pPr>
        </w:pPrChange>
      </w:pPr>
      <w:ins w:id="399" w:author="Baika" w:date="2025-10-28T10:22:00Z">
        <w:r w:rsidRPr="001240AE">
          <w:rPr>
            <w:rFonts w:ascii="Times New Roman" w:hAnsi="Times New Roman"/>
            <w:sz w:val="28"/>
            <w:szCs w:val="28"/>
            <w:rPrChange w:id="400" w:author="Baika" w:date="2025-10-28T10:23:00Z">
              <w:rPr/>
            </w:rPrChange>
          </w:rPr>
          <w:t xml:space="preserve">Часть/целое ("является частью"): </w:t>
        </w:r>
      </w:ins>
      <w:ins w:id="401" w:author="Baika" w:date="2025-10-28T10:23:00Z">
        <w:r>
          <w:rPr>
            <w:rFonts w:ascii="Times New Roman" w:hAnsi="Times New Roman"/>
            <w:sz w:val="28"/>
            <w:szCs w:val="28"/>
          </w:rPr>
          <w:t>д</w:t>
        </w:r>
      </w:ins>
      <w:ins w:id="402" w:author="Baika" w:date="2025-10-28T10:22:00Z">
        <w:r w:rsidRPr="001240AE">
          <w:rPr>
            <w:rFonts w:ascii="Times New Roman" w:hAnsi="Times New Roman"/>
            <w:sz w:val="28"/>
            <w:szCs w:val="28"/>
            <w:rPrChange w:id="403" w:author="Baika" w:date="2025-10-28T10:23:00Z">
              <w:rPr/>
            </w:rPrChange>
          </w:rPr>
          <w:t xml:space="preserve">ля композиции, </w:t>
        </w:r>
        <w:proofErr w:type="spellStart"/>
        <w:r w:rsidRPr="001240AE">
          <w:rPr>
            <w:rFonts w:ascii="Times New Roman" w:hAnsi="Times New Roman"/>
            <w:sz w:val="28"/>
            <w:szCs w:val="28"/>
            <w:rPrChange w:id="404" w:author="Baika" w:date="2025-10-28T10:23:00Z">
              <w:rPr/>
            </w:rPrChange>
          </w:rPr>
          <w:t>e.g</w:t>
        </w:r>
        <w:proofErr w:type="spellEnd"/>
        <w:r w:rsidRPr="001240AE">
          <w:rPr>
            <w:rFonts w:ascii="Times New Roman" w:hAnsi="Times New Roman"/>
            <w:sz w:val="28"/>
            <w:szCs w:val="28"/>
            <w:rPrChange w:id="405" w:author="Baika" w:date="2025-10-28T10:23:00Z">
              <w:rPr/>
            </w:rPrChange>
          </w:rPr>
          <w:t>., Звезда → Топология.</w:t>
        </w:r>
      </w:ins>
    </w:p>
    <w:p w14:paraId="46616294" w14:textId="77777777" w:rsidR="001240AE" w:rsidRPr="001240AE" w:rsidRDefault="001240AE" w:rsidP="001240AE">
      <w:pPr>
        <w:pStyle w:val="a7"/>
        <w:numPr>
          <w:ilvl w:val="0"/>
          <w:numId w:val="14"/>
        </w:numPr>
        <w:spacing w:after="160" w:line="360" w:lineRule="auto"/>
        <w:rPr>
          <w:ins w:id="406" w:author="Baika" w:date="2025-10-28T10:22:00Z"/>
          <w:rFonts w:ascii="Times New Roman" w:hAnsi="Times New Roman"/>
          <w:sz w:val="28"/>
          <w:szCs w:val="28"/>
          <w:rPrChange w:id="407" w:author="Baika" w:date="2025-10-28T10:23:00Z">
            <w:rPr>
              <w:ins w:id="408" w:author="Baika" w:date="2025-10-28T10:22:00Z"/>
            </w:rPr>
          </w:rPrChange>
        </w:rPr>
        <w:pPrChange w:id="409" w:author="Baika" w:date="2025-10-28T10:24:00Z">
          <w:pPr>
            <w:spacing w:after="160" w:line="278" w:lineRule="auto"/>
          </w:pPr>
        </w:pPrChange>
      </w:pPr>
      <w:ins w:id="410" w:author="Baika" w:date="2025-10-28T10:22:00Z">
        <w:r w:rsidRPr="001240AE">
          <w:rPr>
            <w:rFonts w:ascii="Times New Roman" w:hAnsi="Times New Roman"/>
            <w:sz w:val="28"/>
            <w:szCs w:val="28"/>
            <w:rPrChange w:id="411" w:author="Baika" w:date="2025-10-28T10:23:00Z">
              <w:rPr/>
            </w:rPrChange>
          </w:rPr>
          <w:t xml:space="preserve">Функциональные ("использует", "обеспечивает"): </w:t>
        </w:r>
        <w:proofErr w:type="spellStart"/>
        <w:r w:rsidRPr="001240AE">
          <w:rPr>
            <w:rFonts w:ascii="Times New Roman" w:hAnsi="Times New Roman"/>
            <w:sz w:val="28"/>
            <w:szCs w:val="28"/>
            <w:rPrChange w:id="412" w:author="Baika" w:date="2025-10-28T10:23:00Z">
              <w:rPr/>
            </w:rPrChange>
          </w:rPr>
          <w:t>e.g</w:t>
        </w:r>
        <w:proofErr w:type="spellEnd"/>
        <w:r w:rsidRPr="001240AE">
          <w:rPr>
            <w:rFonts w:ascii="Times New Roman" w:hAnsi="Times New Roman"/>
            <w:sz w:val="28"/>
            <w:szCs w:val="28"/>
            <w:rPrChange w:id="413" w:author="Baika" w:date="2025-10-28T10:23:00Z">
              <w:rPr/>
            </w:rPrChange>
          </w:rPr>
          <w:t xml:space="preserve">., </w:t>
        </w:r>
        <w:proofErr w:type="spellStart"/>
        <w:r w:rsidRPr="001240AE">
          <w:rPr>
            <w:rFonts w:ascii="Times New Roman" w:hAnsi="Times New Roman"/>
            <w:sz w:val="28"/>
            <w:szCs w:val="28"/>
            <w:rPrChange w:id="414" w:author="Baika" w:date="2025-10-28T10:23:00Z">
              <w:rPr/>
            </w:rPrChange>
          </w:rPr>
          <w:t>Компьютерная_сеть</w:t>
        </w:r>
        <w:proofErr w:type="spellEnd"/>
        <w:r w:rsidRPr="001240AE">
          <w:rPr>
            <w:rFonts w:ascii="Times New Roman" w:hAnsi="Times New Roman"/>
            <w:sz w:val="28"/>
            <w:szCs w:val="28"/>
            <w:rPrChange w:id="415" w:author="Baika" w:date="2025-10-28T10:23:00Z">
              <w:rPr/>
            </w:rPrChange>
          </w:rPr>
          <w:t xml:space="preserve"> → Протокол (использует).</w:t>
        </w:r>
      </w:ins>
    </w:p>
    <w:p w14:paraId="210FA428" w14:textId="77777777" w:rsidR="001240AE" w:rsidRPr="001240AE" w:rsidRDefault="001240AE" w:rsidP="001240AE">
      <w:pPr>
        <w:pStyle w:val="a7"/>
        <w:numPr>
          <w:ilvl w:val="0"/>
          <w:numId w:val="14"/>
        </w:numPr>
        <w:spacing w:after="160" w:line="360" w:lineRule="auto"/>
        <w:rPr>
          <w:ins w:id="416" w:author="Baika" w:date="2025-10-28T10:22:00Z"/>
          <w:rFonts w:ascii="Times New Roman" w:hAnsi="Times New Roman"/>
          <w:sz w:val="28"/>
          <w:szCs w:val="28"/>
          <w:rPrChange w:id="417" w:author="Baika" w:date="2025-10-28T10:23:00Z">
            <w:rPr>
              <w:ins w:id="418" w:author="Baika" w:date="2025-10-28T10:22:00Z"/>
            </w:rPr>
          </w:rPrChange>
        </w:rPr>
        <w:pPrChange w:id="419" w:author="Baika" w:date="2025-10-28T10:24:00Z">
          <w:pPr>
            <w:spacing w:after="160" w:line="278" w:lineRule="auto"/>
          </w:pPr>
        </w:pPrChange>
      </w:pPr>
      <w:ins w:id="420" w:author="Baika" w:date="2025-10-28T10:22:00Z">
        <w:r w:rsidRPr="001240AE">
          <w:rPr>
            <w:rFonts w:ascii="Times New Roman" w:hAnsi="Times New Roman"/>
            <w:sz w:val="28"/>
            <w:szCs w:val="28"/>
            <w:rPrChange w:id="421" w:author="Baika" w:date="2025-10-28T10:23:00Z">
              <w:rPr/>
            </w:rPrChange>
          </w:rPr>
          <w:lastRenderedPageBreak/>
          <w:t xml:space="preserve">Пространственные ("влияет на покрытие"): </w:t>
        </w:r>
        <w:proofErr w:type="spellStart"/>
        <w:r w:rsidRPr="001240AE">
          <w:rPr>
            <w:rFonts w:ascii="Times New Roman" w:hAnsi="Times New Roman"/>
            <w:sz w:val="28"/>
            <w:szCs w:val="28"/>
            <w:rPrChange w:id="422" w:author="Baika" w:date="2025-10-28T10:23:00Z">
              <w:rPr/>
            </w:rPrChange>
          </w:rPr>
          <w:t>e.g</w:t>
        </w:r>
        <w:proofErr w:type="spellEnd"/>
        <w:r w:rsidRPr="001240AE">
          <w:rPr>
            <w:rFonts w:ascii="Times New Roman" w:hAnsi="Times New Roman"/>
            <w:sz w:val="28"/>
            <w:szCs w:val="28"/>
            <w:rPrChange w:id="423" w:author="Baika" w:date="2025-10-28T10:23:00Z">
              <w:rPr/>
            </w:rPrChange>
          </w:rPr>
          <w:t xml:space="preserve">., Площадь → </w:t>
        </w:r>
        <w:proofErr w:type="spellStart"/>
        <w:r w:rsidRPr="001240AE">
          <w:rPr>
            <w:rFonts w:ascii="Times New Roman" w:hAnsi="Times New Roman"/>
            <w:sz w:val="28"/>
            <w:szCs w:val="28"/>
            <w:rPrChange w:id="424" w:author="Baika" w:date="2025-10-28T10:23:00Z">
              <w:rPr/>
            </w:rPrChange>
          </w:rPr>
          <w:t>Беспроводная_сеть_WLAN</w:t>
        </w:r>
        <w:proofErr w:type="spellEnd"/>
        <w:r w:rsidRPr="001240AE">
          <w:rPr>
            <w:rFonts w:ascii="Times New Roman" w:hAnsi="Times New Roman"/>
            <w:sz w:val="28"/>
            <w:szCs w:val="28"/>
            <w:rPrChange w:id="425" w:author="Baika" w:date="2025-10-28T10:23:00Z">
              <w:rPr/>
            </w:rPrChange>
          </w:rPr>
          <w:t>.</w:t>
        </w:r>
      </w:ins>
    </w:p>
    <w:p w14:paraId="70194495" w14:textId="77777777" w:rsidR="001240AE" w:rsidRPr="001240AE" w:rsidRDefault="001240AE" w:rsidP="001240AE">
      <w:pPr>
        <w:pStyle w:val="a7"/>
        <w:numPr>
          <w:ilvl w:val="0"/>
          <w:numId w:val="14"/>
        </w:numPr>
        <w:spacing w:after="160" w:line="360" w:lineRule="auto"/>
        <w:rPr>
          <w:ins w:id="426" w:author="Baika" w:date="2025-10-28T10:22:00Z"/>
          <w:rFonts w:ascii="Times New Roman" w:hAnsi="Times New Roman"/>
          <w:sz w:val="28"/>
          <w:szCs w:val="28"/>
          <w:rPrChange w:id="427" w:author="Baika" w:date="2025-10-28T10:23:00Z">
            <w:rPr>
              <w:ins w:id="428" w:author="Baika" w:date="2025-10-28T10:22:00Z"/>
            </w:rPr>
          </w:rPrChange>
        </w:rPr>
        <w:pPrChange w:id="429" w:author="Baika" w:date="2025-10-28T10:24:00Z">
          <w:pPr>
            <w:spacing w:after="160" w:line="278" w:lineRule="auto"/>
          </w:pPr>
        </w:pPrChange>
      </w:pPr>
      <w:ins w:id="430" w:author="Baika" w:date="2025-10-28T10:22:00Z">
        <w:r w:rsidRPr="001240AE">
          <w:rPr>
            <w:rFonts w:ascii="Times New Roman" w:hAnsi="Times New Roman"/>
            <w:sz w:val="28"/>
            <w:szCs w:val="28"/>
            <w:rPrChange w:id="431" w:author="Baika" w:date="2025-10-28T10:23:00Z">
              <w:rPr/>
            </w:rPrChange>
          </w:rPr>
          <w:t xml:space="preserve">Количественные ("определяет выбор"): </w:t>
        </w:r>
        <w:proofErr w:type="spellStart"/>
        <w:r w:rsidRPr="001240AE">
          <w:rPr>
            <w:rFonts w:ascii="Times New Roman" w:hAnsi="Times New Roman"/>
            <w:sz w:val="28"/>
            <w:szCs w:val="28"/>
            <w:rPrChange w:id="432" w:author="Baika" w:date="2025-10-28T10:23:00Z">
              <w:rPr/>
            </w:rPrChange>
          </w:rPr>
          <w:t>e.g</w:t>
        </w:r>
        <w:proofErr w:type="spellEnd"/>
        <w:r w:rsidRPr="001240AE">
          <w:rPr>
            <w:rFonts w:ascii="Times New Roman" w:hAnsi="Times New Roman"/>
            <w:sz w:val="28"/>
            <w:szCs w:val="28"/>
            <w:rPrChange w:id="433" w:author="Baika" w:date="2025-10-28T10:23:00Z">
              <w:rPr/>
            </w:rPrChange>
          </w:rPr>
          <w:t xml:space="preserve">., </w:t>
        </w:r>
        <w:proofErr w:type="spellStart"/>
        <w:r w:rsidRPr="001240AE">
          <w:rPr>
            <w:rFonts w:ascii="Times New Roman" w:hAnsi="Times New Roman"/>
            <w:sz w:val="28"/>
            <w:szCs w:val="28"/>
            <w:rPrChange w:id="434" w:author="Baika" w:date="2025-10-28T10:23:00Z">
              <w:rPr/>
            </w:rPrChange>
          </w:rPr>
          <w:t>Количество_устройств</w:t>
        </w:r>
        <w:proofErr w:type="spellEnd"/>
        <w:r w:rsidRPr="001240AE">
          <w:rPr>
            <w:rFonts w:ascii="Times New Roman" w:hAnsi="Times New Roman"/>
            <w:sz w:val="28"/>
            <w:szCs w:val="28"/>
            <w:rPrChange w:id="435" w:author="Baika" w:date="2025-10-28T10:23:00Z">
              <w:rPr/>
            </w:rPrChange>
          </w:rPr>
          <w:t xml:space="preserve"> → Топология.</w:t>
        </w:r>
      </w:ins>
    </w:p>
    <w:p w14:paraId="1468EEDC" w14:textId="77777777" w:rsidR="001240AE" w:rsidRPr="001240AE" w:rsidRDefault="001240AE" w:rsidP="001240AE">
      <w:pPr>
        <w:pStyle w:val="a7"/>
        <w:numPr>
          <w:ilvl w:val="0"/>
          <w:numId w:val="14"/>
        </w:numPr>
        <w:spacing w:after="160" w:line="360" w:lineRule="auto"/>
        <w:rPr>
          <w:ins w:id="436" w:author="Baika" w:date="2025-10-28T10:22:00Z"/>
          <w:rFonts w:ascii="Times New Roman" w:hAnsi="Times New Roman"/>
          <w:sz w:val="28"/>
          <w:szCs w:val="28"/>
          <w:rPrChange w:id="437" w:author="Baika" w:date="2025-10-28T10:23:00Z">
            <w:rPr>
              <w:ins w:id="438" w:author="Baika" w:date="2025-10-28T10:22:00Z"/>
            </w:rPr>
          </w:rPrChange>
        </w:rPr>
        <w:pPrChange w:id="439" w:author="Baika" w:date="2025-10-28T10:24:00Z">
          <w:pPr>
            <w:spacing w:after="160" w:line="278" w:lineRule="auto"/>
          </w:pPr>
        </w:pPrChange>
      </w:pPr>
      <w:ins w:id="440" w:author="Baika" w:date="2025-10-28T10:22:00Z">
        <w:r w:rsidRPr="001240AE">
          <w:rPr>
            <w:rFonts w:ascii="Times New Roman" w:hAnsi="Times New Roman"/>
            <w:sz w:val="28"/>
            <w:szCs w:val="28"/>
            <w:rPrChange w:id="441" w:author="Baika" w:date="2025-10-28T10:23:00Z">
              <w:rPr/>
            </w:rPrChange>
          </w:rPr>
          <w:t xml:space="preserve">Логические ("требует"): </w:t>
        </w:r>
        <w:proofErr w:type="spellStart"/>
        <w:r w:rsidRPr="001240AE">
          <w:rPr>
            <w:rFonts w:ascii="Times New Roman" w:hAnsi="Times New Roman"/>
            <w:sz w:val="28"/>
            <w:szCs w:val="28"/>
            <w:rPrChange w:id="442" w:author="Baika" w:date="2025-10-28T10:23:00Z">
              <w:rPr/>
            </w:rPrChange>
          </w:rPr>
          <w:t>e.g</w:t>
        </w:r>
        <w:proofErr w:type="spellEnd"/>
        <w:r w:rsidRPr="001240AE">
          <w:rPr>
            <w:rFonts w:ascii="Times New Roman" w:hAnsi="Times New Roman"/>
            <w:sz w:val="28"/>
            <w:szCs w:val="28"/>
            <w:rPrChange w:id="443" w:author="Baika" w:date="2025-10-28T10:23:00Z">
              <w:rPr/>
            </w:rPrChange>
          </w:rPr>
          <w:t xml:space="preserve">., </w:t>
        </w:r>
        <w:proofErr w:type="spellStart"/>
        <w:r w:rsidRPr="001240AE">
          <w:rPr>
            <w:rFonts w:ascii="Times New Roman" w:hAnsi="Times New Roman"/>
            <w:sz w:val="28"/>
            <w:szCs w:val="28"/>
            <w:rPrChange w:id="444" w:author="Baika" w:date="2025-10-28T10:23:00Z">
              <w:rPr/>
            </w:rPrChange>
          </w:rPr>
          <w:t>Компьютерная_сеть</w:t>
        </w:r>
        <w:proofErr w:type="spellEnd"/>
        <w:r w:rsidRPr="001240AE">
          <w:rPr>
            <w:rFonts w:ascii="Times New Roman" w:hAnsi="Times New Roman"/>
            <w:sz w:val="28"/>
            <w:szCs w:val="28"/>
            <w:rPrChange w:id="445" w:author="Baika" w:date="2025-10-28T10:23:00Z">
              <w:rPr/>
            </w:rPrChange>
          </w:rPr>
          <w:t xml:space="preserve"> → Тестирование.</w:t>
        </w:r>
      </w:ins>
    </w:p>
    <w:p w14:paraId="18A02299" w14:textId="77777777" w:rsidR="001240AE" w:rsidRPr="001240AE" w:rsidRDefault="001240AE" w:rsidP="001240AE">
      <w:pPr>
        <w:pStyle w:val="a7"/>
        <w:numPr>
          <w:ilvl w:val="0"/>
          <w:numId w:val="14"/>
        </w:numPr>
        <w:spacing w:after="160" w:line="360" w:lineRule="auto"/>
        <w:rPr>
          <w:ins w:id="446" w:author="Baika" w:date="2025-10-28T10:22:00Z"/>
          <w:rFonts w:ascii="Times New Roman" w:hAnsi="Times New Roman"/>
          <w:sz w:val="28"/>
          <w:szCs w:val="28"/>
          <w:rPrChange w:id="447" w:author="Baika" w:date="2025-10-28T10:23:00Z">
            <w:rPr>
              <w:ins w:id="448" w:author="Baika" w:date="2025-10-28T10:22:00Z"/>
            </w:rPr>
          </w:rPrChange>
        </w:rPr>
        <w:pPrChange w:id="449" w:author="Baika" w:date="2025-10-28T10:24:00Z">
          <w:pPr>
            <w:spacing w:after="160" w:line="278" w:lineRule="auto"/>
          </w:pPr>
        </w:pPrChange>
      </w:pPr>
      <w:ins w:id="450" w:author="Baika" w:date="2025-10-28T10:22:00Z">
        <w:r w:rsidRPr="001240AE">
          <w:rPr>
            <w:rFonts w:ascii="Times New Roman" w:hAnsi="Times New Roman"/>
            <w:sz w:val="28"/>
            <w:szCs w:val="28"/>
            <w:rPrChange w:id="451" w:author="Baika" w:date="2025-10-28T10:23:00Z">
              <w:rPr/>
            </w:rPrChange>
          </w:rPr>
          <w:t xml:space="preserve">Временные ("проверяет после настройки"): </w:t>
        </w:r>
        <w:proofErr w:type="spellStart"/>
        <w:r w:rsidRPr="001240AE">
          <w:rPr>
            <w:rFonts w:ascii="Times New Roman" w:hAnsi="Times New Roman"/>
            <w:sz w:val="28"/>
            <w:szCs w:val="28"/>
            <w:rPrChange w:id="452" w:author="Baika" w:date="2025-10-28T10:23:00Z">
              <w:rPr/>
            </w:rPrChange>
          </w:rPr>
          <w:t>e.g</w:t>
        </w:r>
        <w:proofErr w:type="spellEnd"/>
        <w:r w:rsidRPr="001240AE">
          <w:rPr>
            <w:rFonts w:ascii="Times New Roman" w:hAnsi="Times New Roman"/>
            <w:sz w:val="28"/>
            <w:szCs w:val="28"/>
            <w:rPrChange w:id="453" w:author="Baika" w:date="2025-10-28T10:23:00Z">
              <w:rPr/>
            </w:rPrChange>
          </w:rPr>
          <w:t xml:space="preserve">., Тестирование → </w:t>
        </w:r>
        <w:proofErr w:type="spellStart"/>
        <w:r w:rsidRPr="001240AE">
          <w:rPr>
            <w:rFonts w:ascii="Times New Roman" w:hAnsi="Times New Roman"/>
            <w:sz w:val="28"/>
            <w:szCs w:val="28"/>
            <w:rPrChange w:id="454" w:author="Baika" w:date="2025-10-28T10:23:00Z">
              <w:rPr/>
            </w:rPrChange>
          </w:rPr>
          <w:t>Компьютерная_сеть</w:t>
        </w:r>
        <w:proofErr w:type="spellEnd"/>
        <w:r w:rsidRPr="001240AE">
          <w:rPr>
            <w:rFonts w:ascii="Times New Roman" w:hAnsi="Times New Roman"/>
            <w:sz w:val="28"/>
            <w:szCs w:val="28"/>
            <w:rPrChange w:id="455" w:author="Baika" w:date="2025-10-28T10:23:00Z">
              <w:rPr/>
            </w:rPrChange>
          </w:rPr>
          <w:t>.</w:t>
        </w:r>
      </w:ins>
    </w:p>
    <w:p w14:paraId="1419B934" w14:textId="1D83BADE" w:rsidR="001240AE" w:rsidRPr="001240AE" w:rsidRDefault="001240AE" w:rsidP="001240AE">
      <w:pPr>
        <w:pStyle w:val="a7"/>
        <w:numPr>
          <w:ilvl w:val="0"/>
          <w:numId w:val="14"/>
        </w:numPr>
        <w:spacing w:after="160" w:line="360" w:lineRule="auto"/>
        <w:rPr>
          <w:ins w:id="456" w:author="Baika" w:date="2025-10-28T10:24:00Z"/>
          <w:rFonts w:ascii="Times New Roman" w:hAnsi="Times New Roman"/>
          <w:sz w:val="28"/>
          <w:szCs w:val="28"/>
          <w:rPrChange w:id="457" w:author="Baika" w:date="2025-10-28T10:25:00Z">
            <w:rPr>
              <w:ins w:id="458" w:author="Baika" w:date="2025-10-28T10:24:00Z"/>
            </w:rPr>
          </w:rPrChange>
        </w:rPr>
        <w:pPrChange w:id="459" w:author="Baika" w:date="2025-10-28T10:25:00Z">
          <w:pPr>
            <w:spacing w:after="160" w:line="278" w:lineRule="auto"/>
          </w:pPr>
        </w:pPrChange>
      </w:pPr>
      <w:ins w:id="460" w:author="Baika" w:date="2025-10-28T10:22:00Z">
        <w:r w:rsidRPr="001240AE">
          <w:rPr>
            <w:rFonts w:ascii="Times New Roman" w:hAnsi="Times New Roman"/>
            <w:sz w:val="28"/>
            <w:szCs w:val="28"/>
            <w:rPrChange w:id="461" w:author="Baika" w:date="2025-10-28T10:23:00Z">
              <w:rPr/>
            </w:rPrChange>
          </w:rPr>
          <w:t xml:space="preserve">Атрибутивные ("является атрибутом"): </w:t>
        </w:r>
        <w:proofErr w:type="spellStart"/>
        <w:r w:rsidRPr="001240AE">
          <w:rPr>
            <w:rFonts w:ascii="Times New Roman" w:hAnsi="Times New Roman"/>
            <w:sz w:val="28"/>
            <w:szCs w:val="28"/>
            <w:rPrChange w:id="462" w:author="Baika" w:date="2025-10-28T10:23:00Z">
              <w:rPr/>
            </w:rPrChange>
          </w:rPr>
          <w:t>e.g</w:t>
        </w:r>
        <w:proofErr w:type="spellEnd"/>
        <w:r w:rsidRPr="001240AE">
          <w:rPr>
            <w:rFonts w:ascii="Times New Roman" w:hAnsi="Times New Roman"/>
            <w:sz w:val="28"/>
            <w:szCs w:val="28"/>
            <w:rPrChange w:id="463" w:author="Baika" w:date="2025-10-28T10:23:00Z">
              <w:rPr/>
            </w:rPrChange>
          </w:rPr>
          <w:t>., Бюджет → Требования.</w:t>
        </w:r>
      </w:ins>
    </w:p>
    <w:p w14:paraId="1CCDDCB1" w14:textId="77777777" w:rsidR="001240AE" w:rsidRDefault="001240AE">
      <w:pPr>
        <w:spacing w:after="160" w:line="278" w:lineRule="auto"/>
        <w:rPr>
          <w:ins w:id="464" w:author="Baika" w:date="2025-10-28T10:24:00Z"/>
          <w:rFonts w:ascii="Times New Roman" w:hAnsi="Times New Roman"/>
          <w:sz w:val="28"/>
          <w:szCs w:val="28"/>
        </w:rPr>
      </w:pPr>
    </w:p>
    <w:p w14:paraId="6D31A50D" w14:textId="77777777" w:rsidR="001240AE" w:rsidRPr="001240AE" w:rsidRDefault="001240AE" w:rsidP="001240AE">
      <w:pPr>
        <w:spacing w:after="160" w:line="278" w:lineRule="auto"/>
        <w:jc w:val="center"/>
        <w:rPr>
          <w:ins w:id="465" w:author="Baika" w:date="2025-10-28T10:24:00Z"/>
          <w:rFonts w:ascii="Times New Roman" w:hAnsi="Times New Roman"/>
          <w:sz w:val="28"/>
          <w:szCs w:val="28"/>
        </w:rPr>
        <w:pPrChange w:id="466" w:author="Baika" w:date="2025-10-28T10:24:00Z">
          <w:pPr>
            <w:spacing w:after="160" w:line="278" w:lineRule="auto"/>
          </w:pPr>
        </w:pPrChange>
      </w:pPr>
      <w:ins w:id="467" w:author="Baika" w:date="2025-10-28T10:24:00Z">
        <w:r w:rsidRPr="001240AE">
          <w:rPr>
            <w:rFonts w:ascii="Times New Roman" w:hAnsi="Times New Roman"/>
            <w:sz w:val="28"/>
            <w:szCs w:val="28"/>
          </w:rPr>
          <w:t>4. Добавление конкретных объектов и понятий</w:t>
        </w:r>
      </w:ins>
    </w:p>
    <w:p w14:paraId="25A0897C" w14:textId="208DDFE5" w:rsidR="001240AE" w:rsidRPr="001240AE" w:rsidRDefault="001240AE" w:rsidP="001240AE">
      <w:pPr>
        <w:spacing w:after="160" w:line="278" w:lineRule="auto"/>
        <w:rPr>
          <w:ins w:id="468" w:author="Baika" w:date="2025-10-28T10:24:00Z"/>
          <w:rFonts w:ascii="Times New Roman" w:hAnsi="Times New Roman"/>
          <w:sz w:val="28"/>
          <w:szCs w:val="28"/>
        </w:rPr>
      </w:pPr>
      <w:ins w:id="469" w:author="Baika" w:date="2025-10-28T10:24:00Z">
        <w:r w:rsidRPr="001240AE">
          <w:rPr>
            <w:rFonts w:ascii="Times New Roman" w:hAnsi="Times New Roman"/>
            <w:sz w:val="28"/>
            <w:szCs w:val="28"/>
          </w:rPr>
          <w:t>Конкретные экземпляры добавлены как вершины, связанные отношениями "является экземпляром" или "есть" (экземпляр класса):</w:t>
        </w:r>
      </w:ins>
    </w:p>
    <w:p w14:paraId="1AC71BFD" w14:textId="77777777" w:rsidR="001240AE" w:rsidRPr="001240AE" w:rsidRDefault="001240AE" w:rsidP="001240AE">
      <w:pPr>
        <w:pStyle w:val="a7"/>
        <w:numPr>
          <w:ilvl w:val="0"/>
          <w:numId w:val="15"/>
        </w:numPr>
        <w:spacing w:after="160" w:line="360" w:lineRule="auto"/>
        <w:rPr>
          <w:ins w:id="470" w:author="Baika" w:date="2025-10-28T10:24:00Z"/>
          <w:rFonts w:ascii="Times New Roman" w:hAnsi="Times New Roman"/>
          <w:sz w:val="28"/>
          <w:szCs w:val="28"/>
          <w:lang w:val="en-US"/>
          <w:rPrChange w:id="471" w:author="Baika" w:date="2025-10-28T10:24:00Z">
            <w:rPr>
              <w:ins w:id="472" w:author="Baika" w:date="2025-10-28T10:24:00Z"/>
              <w:rFonts w:ascii="Times New Roman" w:hAnsi="Times New Roman"/>
              <w:sz w:val="28"/>
              <w:szCs w:val="28"/>
            </w:rPr>
          </w:rPrChange>
        </w:rPr>
        <w:pPrChange w:id="473" w:author="Baika" w:date="2025-10-28T10:24:00Z">
          <w:pPr>
            <w:spacing w:after="160" w:line="278" w:lineRule="auto"/>
          </w:pPr>
        </w:pPrChange>
      </w:pPr>
      <w:ins w:id="474" w:author="Baika" w:date="2025-10-28T10:24:00Z">
        <w:r w:rsidRPr="001240AE">
          <w:rPr>
            <w:rFonts w:ascii="Times New Roman" w:hAnsi="Times New Roman"/>
            <w:sz w:val="28"/>
            <w:szCs w:val="28"/>
            <w:lang w:val="en-US"/>
            <w:rPrChange w:id="475" w:author="Baika" w:date="2025-10-28T10:24:00Z">
              <w:rPr>
                <w:rFonts w:ascii="Times New Roman" w:hAnsi="Times New Roman"/>
                <w:sz w:val="28"/>
                <w:szCs w:val="28"/>
              </w:rPr>
            </w:rPrChange>
          </w:rPr>
          <w:t>TP_Link_Archer_C6 (</w:t>
        </w:r>
        <w:r w:rsidRPr="001240AE">
          <w:rPr>
            <w:rFonts w:ascii="Times New Roman" w:hAnsi="Times New Roman"/>
            <w:sz w:val="28"/>
            <w:szCs w:val="28"/>
            <w:rPrChange w:id="476" w:author="Baika" w:date="2025-10-28T10:24:00Z">
              <w:rPr/>
            </w:rPrChange>
          </w:rPr>
          <w:t>экземпляр</w:t>
        </w:r>
        <w:r w:rsidRPr="001240AE">
          <w:rPr>
            <w:rFonts w:ascii="Times New Roman" w:hAnsi="Times New Roman"/>
            <w:sz w:val="28"/>
            <w:szCs w:val="28"/>
            <w:lang w:val="en-US"/>
            <w:rPrChange w:id="477" w:author="Baika" w:date="2025-10-28T10:24:00Z">
              <w:rPr>
                <w:rFonts w:ascii="Times New Roman" w:hAnsi="Times New Roman"/>
                <w:sz w:val="28"/>
                <w:szCs w:val="28"/>
              </w:rPr>
            </w:rPrChange>
          </w:rPr>
          <w:t xml:space="preserve"> </w:t>
        </w:r>
        <w:r w:rsidRPr="001240AE">
          <w:rPr>
            <w:rFonts w:ascii="Times New Roman" w:hAnsi="Times New Roman"/>
            <w:sz w:val="28"/>
            <w:szCs w:val="28"/>
            <w:rPrChange w:id="478" w:author="Baika" w:date="2025-10-28T10:24:00Z">
              <w:rPr/>
            </w:rPrChange>
          </w:rPr>
          <w:t>Роутера</w:t>
        </w:r>
        <w:r w:rsidRPr="001240AE">
          <w:rPr>
            <w:rFonts w:ascii="Times New Roman" w:hAnsi="Times New Roman"/>
            <w:sz w:val="28"/>
            <w:szCs w:val="28"/>
            <w:lang w:val="en-US"/>
            <w:rPrChange w:id="479" w:author="Baika" w:date="2025-10-28T10:24:00Z">
              <w:rPr>
                <w:rFonts w:ascii="Times New Roman" w:hAnsi="Times New Roman"/>
                <w:sz w:val="28"/>
                <w:szCs w:val="28"/>
              </w:rPr>
            </w:rPrChange>
          </w:rPr>
          <w:t>)</w:t>
        </w:r>
      </w:ins>
    </w:p>
    <w:p w14:paraId="63896664" w14:textId="77777777" w:rsidR="001240AE" w:rsidRPr="001240AE" w:rsidRDefault="001240AE" w:rsidP="001240AE">
      <w:pPr>
        <w:pStyle w:val="a7"/>
        <w:numPr>
          <w:ilvl w:val="0"/>
          <w:numId w:val="15"/>
        </w:numPr>
        <w:spacing w:after="160" w:line="360" w:lineRule="auto"/>
        <w:rPr>
          <w:ins w:id="480" w:author="Baika" w:date="2025-10-28T10:24:00Z"/>
          <w:rFonts w:ascii="Times New Roman" w:hAnsi="Times New Roman"/>
          <w:sz w:val="28"/>
          <w:szCs w:val="28"/>
          <w:rPrChange w:id="481" w:author="Baika" w:date="2025-10-28T10:24:00Z">
            <w:rPr>
              <w:ins w:id="482" w:author="Baika" w:date="2025-10-28T10:24:00Z"/>
            </w:rPr>
          </w:rPrChange>
        </w:rPr>
        <w:pPrChange w:id="483" w:author="Baika" w:date="2025-10-28T10:24:00Z">
          <w:pPr>
            <w:spacing w:after="160" w:line="278" w:lineRule="auto"/>
          </w:pPr>
        </w:pPrChange>
      </w:pPr>
      <w:ins w:id="484" w:author="Baika" w:date="2025-10-28T10:24:00Z">
        <w:r w:rsidRPr="001240AE">
          <w:rPr>
            <w:rFonts w:ascii="Times New Roman" w:hAnsi="Times New Roman"/>
            <w:sz w:val="28"/>
            <w:szCs w:val="28"/>
            <w:rPrChange w:id="485" w:author="Baika" w:date="2025-10-28T10:24:00Z">
              <w:rPr/>
            </w:rPrChange>
          </w:rPr>
          <w:t>TP_Link_TL_SG1016D (экземпляр Коммутатора)</w:t>
        </w:r>
      </w:ins>
    </w:p>
    <w:p w14:paraId="2929EDFC" w14:textId="77777777" w:rsidR="001240AE" w:rsidRPr="001240AE" w:rsidRDefault="001240AE" w:rsidP="001240AE">
      <w:pPr>
        <w:pStyle w:val="a7"/>
        <w:numPr>
          <w:ilvl w:val="0"/>
          <w:numId w:val="15"/>
        </w:numPr>
        <w:spacing w:after="160" w:line="360" w:lineRule="auto"/>
        <w:rPr>
          <w:ins w:id="486" w:author="Baika" w:date="2025-10-28T10:24:00Z"/>
          <w:rFonts w:ascii="Times New Roman" w:hAnsi="Times New Roman"/>
          <w:sz w:val="28"/>
          <w:szCs w:val="28"/>
          <w:rPrChange w:id="487" w:author="Baika" w:date="2025-10-28T10:24:00Z">
            <w:rPr>
              <w:ins w:id="488" w:author="Baika" w:date="2025-10-28T10:24:00Z"/>
            </w:rPr>
          </w:rPrChange>
        </w:rPr>
        <w:pPrChange w:id="489" w:author="Baika" w:date="2025-10-28T10:24:00Z">
          <w:pPr>
            <w:spacing w:after="160" w:line="278" w:lineRule="auto"/>
          </w:pPr>
        </w:pPrChange>
      </w:pPr>
      <w:ins w:id="490" w:author="Baika" w:date="2025-10-28T10:24:00Z">
        <w:r w:rsidRPr="001240AE">
          <w:rPr>
            <w:rFonts w:ascii="Times New Roman" w:hAnsi="Times New Roman"/>
            <w:sz w:val="28"/>
            <w:szCs w:val="28"/>
            <w:rPrChange w:id="491" w:author="Baika" w:date="2025-10-28T10:24:00Z">
              <w:rPr/>
            </w:rPrChange>
          </w:rPr>
          <w:t>Cat6_кабель (экземпляр Кабеля)</w:t>
        </w:r>
      </w:ins>
    </w:p>
    <w:p w14:paraId="489BA65A" w14:textId="77777777" w:rsidR="001240AE" w:rsidRPr="001240AE" w:rsidRDefault="001240AE" w:rsidP="001240AE">
      <w:pPr>
        <w:pStyle w:val="a7"/>
        <w:numPr>
          <w:ilvl w:val="0"/>
          <w:numId w:val="15"/>
        </w:numPr>
        <w:spacing w:after="160" w:line="360" w:lineRule="auto"/>
        <w:rPr>
          <w:ins w:id="492" w:author="Baika" w:date="2025-10-28T10:24:00Z"/>
          <w:rFonts w:ascii="Times New Roman" w:hAnsi="Times New Roman"/>
          <w:sz w:val="28"/>
          <w:szCs w:val="28"/>
          <w:rPrChange w:id="493" w:author="Baika" w:date="2025-10-28T10:24:00Z">
            <w:rPr>
              <w:ins w:id="494" w:author="Baika" w:date="2025-10-28T10:24:00Z"/>
            </w:rPr>
          </w:rPrChange>
        </w:rPr>
        <w:pPrChange w:id="495" w:author="Baika" w:date="2025-10-28T10:24:00Z">
          <w:pPr>
            <w:spacing w:after="160" w:line="278" w:lineRule="auto"/>
          </w:pPr>
        </w:pPrChange>
      </w:pPr>
      <w:ins w:id="496" w:author="Baika" w:date="2025-10-28T10:24:00Z">
        <w:r w:rsidRPr="001240AE">
          <w:rPr>
            <w:rFonts w:ascii="Times New Roman" w:hAnsi="Times New Roman"/>
            <w:sz w:val="28"/>
            <w:szCs w:val="28"/>
            <w:rPrChange w:id="497" w:author="Baika" w:date="2025-10-28T10:24:00Z">
              <w:rPr/>
            </w:rPrChange>
          </w:rPr>
          <w:t>Windows_10 (ОС для Устройства, отношение "имеет ОС")</w:t>
        </w:r>
      </w:ins>
    </w:p>
    <w:p w14:paraId="1649A151" w14:textId="77777777" w:rsidR="001240AE" w:rsidRPr="001240AE" w:rsidRDefault="001240AE" w:rsidP="001240AE">
      <w:pPr>
        <w:pStyle w:val="a7"/>
        <w:numPr>
          <w:ilvl w:val="0"/>
          <w:numId w:val="15"/>
        </w:numPr>
        <w:spacing w:after="160" w:line="360" w:lineRule="auto"/>
        <w:rPr>
          <w:ins w:id="498" w:author="Baika" w:date="2025-10-28T10:24:00Z"/>
          <w:rFonts w:ascii="Times New Roman" w:hAnsi="Times New Roman"/>
          <w:sz w:val="28"/>
          <w:szCs w:val="28"/>
          <w:rPrChange w:id="499" w:author="Baika" w:date="2025-10-28T10:24:00Z">
            <w:rPr>
              <w:ins w:id="500" w:author="Baika" w:date="2025-10-28T10:24:00Z"/>
            </w:rPr>
          </w:rPrChange>
        </w:rPr>
        <w:pPrChange w:id="501" w:author="Baika" w:date="2025-10-28T10:24:00Z">
          <w:pPr>
            <w:spacing w:after="160" w:line="278" w:lineRule="auto"/>
          </w:pPr>
        </w:pPrChange>
      </w:pPr>
      <w:ins w:id="502" w:author="Baika" w:date="2025-10-28T10:24:00Z">
        <w:r w:rsidRPr="001240AE">
          <w:rPr>
            <w:rFonts w:ascii="Times New Roman" w:hAnsi="Times New Roman"/>
            <w:sz w:val="28"/>
            <w:szCs w:val="28"/>
            <w:rPrChange w:id="503" w:author="Baika" w:date="2025-10-28T10:24:00Z">
              <w:rPr/>
            </w:rPrChange>
          </w:rPr>
          <w:t>IP_диапазон_192_168_1_100_200 (конкретный диапазон для DHCP, отношение "конфигурируется")</w:t>
        </w:r>
      </w:ins>
    </w:p>
    <w:p w14:paraId="21BE5301" w14:textId="77777777" w:rsidR="001240AE" w:rsidRPr="001240AE" w:rsidRDefault="001240AE" w:rsidP="001240AE">
      <w:pPr>
        <w:pStyle w:val="a7"/>
        <w:numPr>
          <w:ilvl w:val="0"/>
          <w:numId w:val="15"/>
        </w:numPr>
        <w:spacing w:after="160" w:line="360" w:lineRule="auto"/>
        <w:rPr>
          <w:ins w:id="504" w:author="Baika" w:date="2025-10-28T10:24:00Z"/>
          <w:rFonts w:ascii="Times New Roman" w:hAnsi="Times New Roman"/>
          <w:sz w:val="28"/>
          <w:szCs w:val="28"/>
          <w:rPrChange w:id="505" w:author="Baika" w:date="2025-10-28T10:24:00Z">
            <w:rPr>
              <w:ins w:id="506" w:author="Baika" w:date="2025-10-28T10:24:00Z"/>
            </w:rPr>
          </w:rPrChange>
        </w:rPr>
        <w:pPrChange w:id="507" w:author="Baika" w:date="2025-10-28T10:24:00Z">
          <w:pPr>
            <w:spacing w:after="160" w:line="278" w:lineRule="auto"/>
          </w:pPr>
        </w:pPrChange>
      </w:pPr>
      <w:ins w:id="508" w:author="Baika" w:date="2025-10-28T10:24:00Z">
        <w:r w:rsidRPr="001240AE">
          <w:rPr>
            <w:rFonts w:ascii="Times New Roman" w:hAnsi="Times New Roman"/>
            <w:sz w:val="28"/>
            <w:szCs w:val="28"/>
            <w:rPrChange w:id="509" w:author="Baika" w:date="2025-10-28T10:24:00Z">
              <w:rPr/>
            </w:rPrChange>
          </w:rPr>
          <w:t>Маска_подсети_255_255_255_0 (для TCP_IP, отношение "использует")</w:t>
        </w:r>
      </w:ins>
    </w:p>
    <w:p w14:paraId="16A84AFD" w14:textId="77777777" w:rsidR="001240AE" w:rsidRDefault="001240AE" w:rsidP="001240AE">
      <w:pPr>
        <w:pStyle w:val="a7"/>
        <w:numPr>
          <w:ilvl w:val="0"/>
          <w:numId w:val="15"/>
        </w:numPr>
        <w:spacing w:after="160" w:line="360" w:lineRule="auto"/>
        <w:rPr>
          <w:ins w:id="510" w:author="Baika" w:date="2025-10-28T10:25:00Z"/>
          <w:rFonts w:ascii="Times New Roman" w:hAnsi="Times New Roman"/>
          <w:sz w:val="28"/>
          <w:szCs w:val="28"/>
        </w:rPr>
      </w:pPr>
      <w:ins w:id="511" w:author="Baika" w:date="2025-10-28T10:24:00Z">
        <w:r w:rsidRPr="001240AE">
          <w:rPr>
            <w:rFonts w:ascii="Times New Roman" w:hAnsi="Times New Roman"/>
            <w:sz w:val="28"/>
            <w:szCs w:val="28"/>
            <w:rPrChange w:id="512" w:author="Baika" w:date="2025-10-28T10:24:00Z">
              <w:rPr/>
            </w:rPrChange>
          </w:rPr>
          <w:t>Пароль_WiFi_Net2025 (для Шифрования_WPA3, отношение "устанавливается")</w:t>
        </w:r>
      </w:ins>
    </w:p>
    <w:p w14:paraId="3B78E988" w14:textId="77777777" w:rsidR="001240AE" w:rsidRDefault="001240AE" w:rsidP="001240AE">
      <w:pPr>
        <w:spacing w:after="160" w:line="360" w:lineRule="auto"/>
        <w:rPr>
          <w:ins w:id="513" w:author="Baika" w:date="2025-10-28T10:25:00Z"/>
          <w:rFonts w:ascii="Times New Roman" w:hAnsi="Times New Roman"/>
          <w:sz w:val="28"/>
          <w:szCs w:val="28"/>
        </w:rPr>
      </w:pPr>
    </w:p>
    <w:p w14:paraId="40AC4780" w14:textId="77777777" w:rsidR="001240AE" w:rsidRPr="001240AE" w:rsidRDefault="001240AE" w:rsidP="001240AE">
      <w:pPr>
        <w:spacing w:after="160" w:line="360" w:lineRule="auto"/>
        <w:jc w:val="center"/>
        <w:rPr>
          <w:ins w:id="514" w:author="Baika" w:date="2025-10-28T10:25:00Z"/>
          <w:rFonts w:ascii="Times New Roman" w:hAnsi="Times New Roman"/>
          <w:sz w:val="28"/>
          <w:szCs w:val="28"/>
        </w:rPr>
        <w:pPrChange w:id="515" w:author="Baika" w:date="2025-10-28T10:25:00Z">
          <w:pPr>
            <w:spacing w:after="160" w:line="360" w:lineRule="auto"/>
          </w:pPr>
        </w:pPrChange>
      </w:pPr>
      <w:ins w:id="516" w:author="Baika" w:date="2025-10-28T10:25:00Z">
        <w:r w:rsidRPr="001240AE">
          <w:rPr>
            <w:rFonts w:ascii="Times New Roman" w:hAnsi="Times New Roman"/>
            <w:sz w:val="28"/>
            <w:szCs w:val="28"/>
          </w:rPr>
          <w:t>5. Проверка правильности отношений</w:t>
        </w:r>
      </w:ins>
    </w:p>
    <w:p w14:paraId="2584DA55" w14:textId="5E297021" w:rsidR="001240AE" w:rsidRPr="001240AE" w:rsidRDefault="001240AE" w:rsidP="001240AE">
      <w:pPr>
        <w:spacing w:after="160" w:line="360" w:lineRule="auto"/>
        <w:rPr>
          <w:ins w:id="517" w:author="Baika" w:date="2025-10-28T10:25:00Z"/>
          <w:rFonts w:ascii="Times New Roman" w:hAnsi="Times New Roman"/>
          <w:sz w:val="28"/>
          <w:szCs w:val="28"/>
        </w:rPr>
      </w:pPr>
      <w:ins w:id="518" w:author="Baika" w:date="2025-10-28T10:25:00Z">
        <w:r w:rsidRPr="001240AE">
          <w:rPr>
            <w:rFonts w:ascii="Times New Roman" w:hAnsi="Times New Roman"/>
            <w:sz w:val="28"/>
            <w:szCs w:val="28"/>
          </w:rPr>
          <w:t>Каждое отношение проверено на формирование логического предложения:</w:t>
        </w:r>
      </w:ins>
    </w:p>
    <w:p w14:paraId="74B8C784" w14:textId="77777777" w:rsidR="001240AE" w:rsidRPr="001240AE" w:rsidRDefault="001240AE" w:rsidP="001240AE">
      <w:pPr>
        <w:pStyle w:val="a7"/>
        <w:numPr>
          <w:ilvl w:val="0"/>
          <w:numId w:val="16"/>
        </w:numPr>
        <w:spacing w:after="160" w:line="360" w:lineRule="auto"/>
        <w:rPr>
          <w:ins w:id="519" w:author="Baika" w:date="2025-10-28T10:25:00Z"/>
          <w:rFonts w:ascii="Times New Roman" w:hAnsi="Times New Roman"/>
          <w:sz w:val="28"/>
          <w:szCs w:val="28"/>
          <w:rPrChange w:id="520" w:author="Baika" w:date="2025-10-28T10:26:00Z">
            <w:rPr>
              <w:ins w:id="521" w:author="Baika" w:date="2025-10-28T10:25:00Z"/>
            </w:rPr>
          </w:rPrChange>
        </w:rPr>
        <w:pPrChange w:id="522" w:author="Baika" w:date="2025-10-28T10:26:00Z">
          <w:pPr>
            <w:spacing w:after="160" w:line="360" w:lineRule="auto"/>
          </w:pPr>
        </w:pPrChange>
      </w:pPr>
      <w:ins w:id="523" w:author="Baika" w:date="2025-10-28T10:25:00Z">
        <w:r w:rsidRPr="001240AE">
          <w:rPr>
            <w:rFonts w:ascii="Times New Roman" w:hAnsi="Times New Roman"/>
            <w:sz w:val="28"/>
            <w:szCs w:val="28"/>
            <w:rPrChange w:id="524" w:author="Baika" w:date="2025-10-28T10:26:00Z">
              <w:rPr/>
            </w:rPrChange>
          </w:rPr>
          <w:t>"Локальная сеть LAN является наследником Компьютерной сети" — верно, LAN — тип сети.</w:t>
        </w:r>
      </w:ins>
    </w:p>
    <w:p w14:paraId="6FCB0E95" w14:textId="77777777" w:rsidR="001240AE" w:rsidRPr="001240AE" w:rsidRDefault="001240AE" w:rsidP="001240AE">
      <w:pPr>
        <w:pStyle w:val="a7"/>
        <w:numPr>
          <w:ilvl w:val="0"/>
          <w:numId w:val="16"/>
        </w:numPr>
        <w:spacing w:after="160" w:line="360" w:lineRule="auto"/>
        <w:rPr>
          <w:ins w:id="525" w:author="Baika" w:date="2025-10-28T10:25:00Z"/>
          <w:rFonts w:ascii="Times New Roman" w:hAnsi="Times New Roman"/>
          <w:sz w:val="28"/>
          <w:szCs w:val="28"/>
          <w:rPrChange w:id="526" w:author="Baika" w:date="2025-10-28T10:26:00Z">
            <w:rPr>
              <w:ins w:id="527" w:author="Baika" w:date="2025-10-28T10:25:00Z"/>
            </w:rPr>
          </w:rPrChange>
        </w:rPr>
        <w:pPrChange w:id="528" w:author="Baika" w:date="2025-10-28T10:26:00Z">
          <w:pPr>
            <w:spacing w:after="160" w:line="360" w:lineRule="auto"/>
          </w:pPr>
        </w:pPrChange>
      </w:pPr>
      <w:ins w:id="529" w:author="Baika" w:date="2025-10-28T10:25:00Z">
        <w:r w:rsidRPr="001240AE">
          <w:rPr>
            <w:rFonts w:ascii="Times New Roman" w:hAnsi="Times New Roman"/>
            <w:sz w:val="28"/>
            <w:szCs w:val="28"/>
            <w:rPrChange w:id="530" w:author="Baika" w:date="2025-10-28T10:26:00Z">
              <w:rPr/>
            </w:rPrChange>
          </w:rPr>
          <w:t>"Звезда является частью Топологии" — верно, звезда — вариант топологии.</w:t>
        </w:r>
      </w:ins>
    </w:p>
    <w:p w14:paraId="5BFB5F3E" w14:textId="77777777" w:rsidR="001240AE" w:rsidRPr="001240AE" w:rsidRDefault="001240AE" w:rsidP="001240AE">
      <w:pPr>
        <w:pStyle w:val="a7"/>
        <w:numPr>
          <w:ilvl w:val="0"/>
          <w:numId w:val="16"/>
        </w:numPr>
        <w:spacing w:after="160" w:line="360" w:lineRule="auto"/>
        <w:rPr>
          <w:ins w:id="531" w:author="Baika" w:date="2025-10-28T10:25:00Z"/>
          <w:rFonts w:ascii="Times New Roman" w:hAnsi="Times New Roman"/>
          <w:sz w:val="28"/>
          <w:szCs w:val="28"/>
          <w:rPrChange w:id="532" w:author="Baika" w:date="2025-10-28T10:26:00Z">
            <w:rPr>
              <w:ins w:id="533" w:author="Baika" w:date="2025-10-28T10:25:00Z"/>
            </w:rPr>
          </w:rPrChange>
        </w:rPr>
        <w:pPrChange w:id="534" w:author="Baika" w:date="2025-10-28T10:26:00Z">
          <w:pPr>
            <w:spacing w:after="160" w:line="360" w:lineRule="auto"/>
          </w:pPr>
        </w:pPrChange>
      </w:pPr>
      <w:ins w:id="535" w:author="Baika" w:date="2025-10-28T10:25:00Z">
        <w:r w:rsidRPr="001240AE">
          <w:rPr>
            <w:rFonts w:ascii="Times New Roman" w:hAnsi="Times New Roman"/>
            <w:sz w:val="28"/>
            <w:szCs w:val="28"/>
            <w:rPrChange w:id="536" w:author="Baika" w:date="2025-10-28T10:26:00Z">
              <w:rPr/>
            </w:rPrChange>
          </w:rPr>
          <w:lastRenderedPageBreak/>
          <w:t>"Роутер является частью Оборудования" — верно.</w:t>
        </w:r>
      </w:ins>
    </w:p>
    <w:p w14:paraId="5581A3C4" w14:textId="77777777" w:rsidR="001240AE" w:rsidRPr="001240AE" w:rsidRDefault="001240AE" w:rsidP="001240AE">
      <w:pPr>
        <w:pStyle w:val="a7"/>
        <w:numPr>
          <w:ilvl w:val="0"/>
          <w:numId w:val="16"/>
        </w:numPr>
        <w:spacing w:after="160" w:line="360" w:lineRule="auto"/>
        <w:rPr>
          <w:ins w:id="537" w:author="Baika" w:date="2025-10-28T10:25:00Z"/>
          <w:rFonts w:ascii="Times New Roman" w:hAnsi="Times New Roman"/>
          <w:sz w:val="28"/>
          <w:szCs w:val="28"/>
          <w:rPrChange w:id="538" w:author="Baika" w:date="2025-10-28T10:26:00Z">
            <w:rPr>
              <w:ins w:id="539" w:author="Baika" w:date="2025-10-28T10:25:00Z"/>
            </w:rPr>
          </w:rPrChange>
        </w:rPr>
        <w:pPrChange w:id="540" w:author="Baika" w:date="2025-10-28T10:26:00Z">
          <w:pPr>
            <w:spacing w:after="160" w:line="360" w:lineRule="auto"/>
          </w:pPr>
        </w:pPrChange>
      </w:pPr>
      <w:ins w:id="541" w:author="Baika" w:date="2025-10-28T10:25:00Z">
        <w:r w:rsidRPr="001240AE">
          <w:rPr>
            <w:rFonts w:ascii="Times New Roman" w:hAnsi="Times New Roman"/>
            <w:sz w:val="28"/>
            <w:szCs w:val="28"/>
            <w:rPrChange w:id="542" w:author="Baika" w:date="2025-10-28T10:26:00Z">
              <w:rPr/>
            </w:rPrChange>
          </w:rPr>
          <w:t>"Компьютерная сеть использует Протокол" — верно, сети используют протоколы как TCP/IP.</w:t>
        </w:r>
      </w:ins>
    </w:p>
    <w:p w14:paraId="697472AA" w14:textId="77777777" w:rsidR="001240AE" w:rsidRPr="001240AE" w:rsidRDefault="001240AE" w:rsidP="001240AE">
      <w:pPr>
        <w:pStyle w:val="a7"/>
        <w:numPr>
          <w:ilvl w:val="0"/>
          <w:numId w:val="16"/>
        </w:numPr>
        <w:spacing w:after="160" w:line="360" w:lineRule="auto"/>
        <w:rPr>
          <w:ins w:id="543" w:author="Baika" w:date="2025-10-28T10:25:00Z"/>
          <w:rFonts w:ascii="Times New Roman" w:hAnsi="Times New Roman"/>
          <w:sz w:val="28"/>
          <w:szCs w:val="28"/>
          <w:rPrChange w:id="544" w:author="Baika" w:date="2025-10-28T10:26:00Z">
            <w:rPr>
              <w:ins w:id="545" w:author="Baika" w:date="2025-10-28T10:25:00Z"/>
            </w:rPr>
          </w:rPrChange>
        </w:rPr>
        <w:pPrChange w:id="546" w:author="Baika" w:date="2025-10-28T10:26:00Z">
          <w:pPr>
            <w:spacing w:after="160" w:line="360" w:lineRule="auto"/>
          </w:pPr>
        </w:pPrChange>
      </w:pPr>
      <w:ins w:id="547" w:author="Baika" w:date="2025-10-28T10:25:00Z">
        <w:r w:rsidRPr="001240AE">
          <w:rPr>
            <w:rFonts w:ascii="Times New Roman" w:hAnsi="Times New Roman"/>
            <w:sz w:val="28"/>
            <w:szCs w:val="28"/>
            <w:rPrChange w:id="548" w:author="Baika" w:date="2025-10-28T10:26:00Z">
              <w:rPr/>
            </w:rPrChange>
          </w:rPr>
          <w:t>"Бюджет является атрибутом Требования" — верно.</w:t>
        </w:r>
      </w:ins>
    </w:p>
    <w:p w14:paraId="335FC325" w14:textId="77777777" w:rsidR="001240AE" w:rsidRPr="001240AE" w:rsidRDefault="001240AE" w:rsidP="001240AE">
      <w:pPr>
        <w:pStyle w:val="a7"/>
        <w:numPr>
          <w:ilvl w:val="0"/>
          <w:numId w:val="16"/>
        </w:numPr>
        <w:spacing w:after="160" w:line="360" w:lineRule="auto"/>
        <w:rPr>
          <w:ins w:id="549" w:author="Baika" w:date="2025-10-28T10:25:00Z"/>
          <w:rFonts w:ascii="Times New Roman" w:hAnsi="Times New Roman"/>
          <w:sz w:val="28"/>
          <w:szCs w:val="28"/>
          <w:rPrChange w:id="550" w:author="Baika" w:date="2025-10-28T10:26:00Z">
            <w:rPr>
              <w:ins w:id="551" w:author="Baika" w:date="2025-10-28T10:25:00Z"/>
            </w:rPr>
          </w:rPrChange>
        </w:rPr>
        <w:pPrChange w:id="552" w:author="Baika" w:date="2025-10-28T10:26:00Z">
          <w:pPr>
            <w:spacing w:after="160" w:line="360" w:lineRule="auto"/>
          </w:pPr>
        </w:pPrChange>
      </w:pPr>
      <w:ins w:id="553" w:author="Baika" w:date="2025-10-28T10:25:00Z">
        <w:r w:rsidRPr="001240AE">
          <w:rPr>
            <w:rFonts w:ascii="Times New Roman" w:hAnsi="Times New Roman"/>
            <w:sz w:val="28"/>
            <w:szCs w:val="28"/>
            <w:rPrChange w:id="554" w:author="Baika" w:date="2025-10-28T10:26:00Z">
              <w:rPr/>
            </w:rPrChange>
          </w:rPr>
          <w:t xml:space="preserve">"TP-Link </w:t>
        </w:r>
        <w:proofErr w:type="spellStart"/>
        <w:r w:rsidRPr="001240AE">
          <w:rPr>
            <w:rFonts w:ascii="Times New Roman" w:hAnsi="Times New Roman"/>
            <w:sz w:val="28"/>
            <w:szCs w:val="28"/>
            <w:rPrChange w:id="555" w:author="Baika" w:date="2025-10-28T10:26:00Z">
              <w:rPr/>
            </w:rPrChange>
          </w:rPr>
          <w:t>Archer</w:t>
        </w:r>
        <w:proofErr w:type="spellEnd"/>
        <w:r w:rsidRPr="001240AE">
          <w:rPr>
            <w:rFonts w:ascii="Times New Roman" w:hAnsi="Times New Roman"/>
            <w:sz w:val="28"/>
            <w:szCs w:val="28"/>
            <w:rPrChange w:id="556" w:author="Baika" w:date="2025-10-28T10:26:00Z">
              <w:rPr/>
            </w:rPrChange>
          </w:rPr>
          <w:t xml:space="preserve"> C6 является экземпляром Роутера" — верно.</w:t>
        </w:r>
      </w:ins>
    </w:p>
    <w:p w14:paraId="7BCE1EAE" w14:textId="77777777" w:rsidR="001240AE" w:rsidRPr="001240AE" w:rsidRDefault="001240AE" w:rsidP="001240AE">
      <w:pPr>
        <w:pStyle w:val="a7"/>
        <w:numPr>
          <w:ilvl w:val="0"/>
          <w:numId w:val="16"/>
        </w:numPr>
        <w:spacing w:after="160" w:line="360" w:lineRule="auto"/>
        <w:rPr>
          <w:ins w:id="557" w:author="Baika" w:date="2025-10-28T10:25:00Z"/>
          <w:rFonts w:ascii="Times New Roman" w:hAnsi="Times New Roman"/>
          <w:sz w:val="28"/>
          <w:szCs w:val="28"/>
          <w:rPrChange w:id="558" w:author="Baika" w:date="2025-10-28T10:26:00Z">
            <w:rPr>
              <w:ins w:id="559" w:author="Baika" w:date="2025-10-28T10:25:00Z"/>
            </w:rPr>
          </w:rPrChange>
        </w:rPr>
        <w:pPrChange w:id="560" w:author="Baika" w:date="2025-10-28T10:26:00Z">
          <w:pPr>
            <w:spacing w:after="160" w:line="360" w:lineRule="auto"/>
          </w:pPr>
        </w:pPrChange>
      </w:pPr>
      <w:ins w:id="561" w:author="Baika" w:date="2025-10-28T10:25:00Z">
        <w:r w:rsidRPr="001240AE">
          <w:rPr>
            <w:rFonts w:ascii="Times New Roman" w:hAnsi="Times New Roman"/>
            <w:sz w:val="28"/>
            <w:szCs w:val="28"/>
            <w:rPrChange w:id="562" w:author="Baika" w:date="2025-10-28T10:26:00Z">
              <w:rPr/>
            </w:rPrChange>
          </w:rPr>
          <w:t xml:space="preserve">"Площадь влияет на покрытие Беспроводной сети WLAN" — верно, площадь определяет сигнал </w:t>
        </w:r>
        <w:proofErr w:type="spellStart"/>
        <w:r w:rsidRPr="001240AE">
          <w:rPr>
            <w:rFonts w:ascii="Times New Roman" w:hAnsi="Times New Roman"/>
            <w:sz w:val="28"/>
            <w:szCs w:val="28"/>
            <w:rPrChange w:id="563" w:author="Baika" w:date="2025-10-28T10:26:00Z">
              <w:rPr/>
            </w:rPrChange>
          </w:rPr>
          <w:t>Wi</w:t>
        </w:r>
        <w:proofErr w:type="spellEnd"/>
        <w:r w:rsidRPr="001240AE">
          <w:rPr>
            <w:rFonts w:ascii="Times New Roman" w:hAnsi="Times New Roman"/>
            <w:sz w:val="28"/>
            <w:szCs w:val="28"/>
            <w:rPrChange w:id="564" w:author="Baika" w:date="2025-10-28T10:26:00Z">
              <w:rPr/>
            </w:rPrChange>
          </w:rPr>
          <w:t>-Fi.</w:t>
        </w:r>
      </w:ins>
    </w:p>
    <w:p w14:paraId="2D7BFAEA" w14:textId="77777777" w:rsidR="001240AE" w:rsidRPr="001240AE" w:rsidRDefault="001240AE" w:rsidP="001240AE">
      <w:pPr>
        <w:pStyle w:val="a7"/>
        <w:numPr>
          <w:ilvl w:val="0"/>
          <w:numId w:val="16"/>
        </w:numPr>
        <w:spacing w:after="160" w:line="360" w:lineRule="auto"/>
        <w:rPr>
          <w:ins w:id="565" w:author="Baika" w:date="2025-10-28T10:25:00Z"/>
          <w:rFonts w:ascii="Times New Roman" w:hAnsi="Times New Roman"/>
          <w:sz w:val="28"/>
          <w:szCs w:val="28"/>
          <w:rPrChange w:id="566" w:author="Baika" w:date="2025-10-28T10:26:00Z">
            <w:rPr>
              <w:ins w:id="567" w:author="Baika" w:date="2025-10-28T10:25:00Z"/>
            </w:rPr>
          </w:rPrChange>
        </w:rPr>
        <w:pPrChange w:id="568" w:author="Baika" w:date="2025-10-28T10:26:00Z">
          <w:pPr>
            <w:spacing w:after="160" w:line="360" w:lineRule="auto"/>
          </w:pPr>
        </w:pPrChange>
      </w:pPr>
      <w:ins w:id="569" w:author="Baika" w:date="2025-10-28T10:25:00Z">
        <w:r w:rsidRPr="001240AE">
          <w:rPr>
            <w:rFonts w:ascii="Times New Roman" w:hAnsi="Times New Roman"/>
            <w:sz w:val="28"/>
            <w:szCs w:val="28"/>
            <w:rPrChange w:id="570" w:author="Baika" w:date="2025-10-28T10:26:00Z">
              <w:rPr/>
            </w:rPrChange>
          </w:rPr>
          <w:t>"Тестирование проверяет после настройки Компьютерной сети" — верно.</w:t>
        </w:r>
      </w:ins>
    </w:p>
    <w:p w14:paraId="0855A6AC" w14:textId="77777777" w:rsidR="001240AE" w:rsidRPr="001240AE" w:rsidRDefault="001240AE" w:rsidP="001240AE">
      <w:pPr>
        <w:pStyle w:val="a7"/>
        <w:numPr>
          <w:ilvl w:val="0"/>
          <w:numId w:val="16"/>
        </w:numPr>
        <w:spacing w:after="160" w:line="360" w:lineRule="auto"/>
        <w:rPr>
          <w:ins w:id="571" w:author="Baika" w:date="2025-10-28T10:25:00Z"/>
          <w:rFonts w:ascii="Times New Roman" w:hAnsi="Times New Roman"/>
          <w:sz w:val="28"/>
          <w:szCs w:val="28"/>
          <w:rPrChange w:id="572" w:author="Baika" w:date="2025-10-28T10:26:00Z">
            <w:rPr>
              <w:ins w:id="573" w:author="Baika" w:date="2025-10-28T10:25:00Z"/>
            </w:rPr>
          </w:rPrChange>
        </w:rPr>
        <w:pPrChange w:id="574" w:author="Baika" w:date="2025-10-28T10:26:00Z">
          <w:pPr>
            <w:spacing w:after="160" w:line="360" w:lineRule="auto"/>
          </w:pPr>
        </w:pPrChange>
      </w:pPr>
      <w:ins w:id="575" w:author="Baika" w:date="2025-10-28T10:25:00Z">
        <w:r w:rsidRPr="001240AE">
          <w:rPr>
            <w:rFonts w:ascii="Times New Roman" w:hAnsi="Times New Roman"/>
            <w:sz w:val="28"/>
            <w:szCs w:val="28"/>
            <w:rPrChange w:id="576" w:author="Baika" w:date="2025-10-28T10:26:00Z">
              <w:rPr/>
            </w:rPrChange>
          </w:rPr>
          <w:t>"Количество устройств определяет выбор Топологии" — верно, для малого количества подходит шина.</w:t>
        </w:r>
      </w:ins>
    </w:p>
    <w:p w14:paraId="32BB4AFC" w14:textId="77777777" w:rsidR="001240AE" w:rsidRDefault="001240AE" w:rsidP="001240AE">
      <w:pPr>
        <w:pStyle w:val="a7"/>
        <w:numPr>
          <w:ilvl w:val="0"/>
          <w:numId w:val="16"/>
        </w:numPr>
        <w:spacing w:after="160" w:line="360" w:lineRule="auto"/>
        <w:rPr>
          <w:ins w:id="577" w:author="Baika" w:date="2025-10-28T10:26:00Z"/>
          <w:rFonts w:ascii="Times New Roman" w:hAnsi="Times New Roman"/>
          <w:sz w:val="28"/>
          <w:szCs w:val="28"/>
        </w:rPr>
      </w:pPr>
      <w:ins w:id="578" w:author="Baika" w:date="2025-10-28T10:25:00Z">
        <w:r w:rsidRPr="001240AE">
          <w:rPr>
            <w:rFonts w:ascii="Times New Roman" w:hAnsi="Times New Roman"/>
            <w:sz w:val="28"/>
            <w:szCs w:val="28"/>
            <w:rPrChange w:id="579" w:author="Baika" w:date="2025-10-28T10:26:00Z">
              <w:rPr/>
            </w:rPrChange>
          </w:rPr>
          <w:t>"Звезда требует центральный Коммутатор" — верно.</w:t>
        </w:r>
      </w:ins>
    </w:p>
    <w:p w14:paraId="1D38428C" w14:textId="77777777" w:rsidR="004518BE" w:rsidRDefault="004518BE" w:rsidP="001240AE">
      <w:pPr>
        <w:spacing w:after="160" w:line="360" w:lineRule="auto"/>
        <w:rPr>
          <w:ins w:id="580" w:author="Baika" w:date="2025-10-28T10:27:00Z"/>
          <w:rFonts w:ascii="Times New Roman" w:hAnsi="Times New Roman"/>
          <w:sz w:val="28"/>
          <w:szCs w:val="28"/>
        </w:rPr>
      </w:pPr>
    </w:p>
    <w:p w14:paraId="66054B66" w14:textId="616F4FBC" w:rsidR="006268E7" w:rsidRPr="006268E7" w:rsidRDefault="004518BE" w:rsidP="004518BE">
      <w:pPr>
        <w:spacing w:after="160" w:line="360" w:lineRule="auto"/>
        <w:jc w:val="center"/>
        <w:rPr>
          <w:rFonts w:ascii="Times New Roman" w:hAnsi="Times New Roman"/>
          <w:sz w:val="28"/>
          <w:szCs w:val="28"/>
        </w:rPr>
        <w:pPrChange w:id="581" w:author="Baika" w:date="2025-10-28T10:27:00Z">
          <w:pPr>
            <w:spacing w:line="360" w:lineRule="auto"/>
          </w:pPr>
        </w:pPrChange>
      </w:pPr>
      <w:ins w:id="582" w:author="Baika" w:date="2025-10-28T10:27:00Z">
        <w:r w:rsidRPr="004518BE">
          <w:rPr>
            <w:rFonts w:ascii="Times New Roman" w:hAnsi="Times New Roman"/>
            <w:sz w:val="28"/>
            <w:szCs w:val="28"/>
          </w:rPr>
          <w:t xml:space="preserve">6. </w:t>
        </w:r>
        <w:r>
          <w:rPr>
            <w:rFonts w:ascii="Times New Roman" w:hAnsi="Times New Roman"/>
            <w:sz w:val="28"/>
            <w:szCs w:val="28"/>
          </w:rPr>
          <w:t>Граф с</w:t>
        </w:r>
        <w:r w:rsidRPr="004518BE">
          <w:rPr>
            <w:rFonts w:ascii="Times New Roman" w:hAnsi="Times New Roman"/>
            <w:sz w:val="28"/>
            <w:szCs w:val="28"/>
          </w:rPr>
          <w:t>емантическ</w:t>
        </w:r>
        <w:r>
          <w:rPr>
            <w:rFonts w:ascii="Times New Roman" w:hAnsi="Times New Roman"/>
            <w:sz w:val="28"/>
            <w:szCs w:val="28"/>
          </w:rPr>
          <w:t>ой</w:t>
        </w:r>
        <w:r w:rsidRPr="004518BE">
          <w:rPr>
            <w:rFonts w:ascii="Times New Roman" w:hAnsi="Times New Roman"/>
            <w:sz w:val="28"/>
            <w:szCs w:val="28"/>
          </w:rPr>
          <w:t xml:space="preserve"> сет</w:t>
        </w:r>
        <w:r>
          <w:rPr>
            <w:rFonts w:ascii="Times New Roman" w:hAnsi="Times New Roman"/>
            <w:sz w:val="28"/>
            <w:szCs w:val="28"/>
          </w:rPr>
          <w:t>и</w:t>
        </w:r>
      </w:ins>
    </w:p>
    <w:p w14:paraId="754F4622" w14:textId="3DBF2643" w:rsidR="002459A0" w:rsidRPr="006268E7" w:rsidRDefault="001240AE" w:rsidP="002459A0">
      <w:pPr>
        <w:spacing w:line="360" w:lineRule="auto"/>
        <w:rPr>
          <w:rFonts w:ascii="Times New Roman" w:hAnsi="Times New Roman"/>
          <w:sz w:val="28"/>
          <w:szCs w:val="28"/>
        </w:rPr>
      </w:pPr>
      <w:ins w:id="583" w:author="Baika" w:date="2025-10-28T10:16:00Z">
        <w:r>
          <w:rPr>
            <w:noProof/>
            <w14:ligatures w14:val="standardContextual"/>
          </w:rPr>
          <w:drawing>
            <wp:inline distT="0" distB="0" distL="0" distR="0" wp14:anchorId="692BAECE" wp14:editId="382CA8A8">
              <wp:extent cx="5940425" cy="2993390"/>
              <wp:effectExtent l="0" t="0" r="3175" b="0"/>
              <wp:docPr id="2" name="Рисунок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6">
                        <a:extLst>
                          <a:ext uri="{96DAC541-7B7A-43D3-8B79-37D633B846F1}">
                            <asvg:svgBlip xmlns:asvg="http://schemas.microsoft.com/office/drawing/2016/SVG/main" r:embed="rId7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0425" cy="299339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7D427C0F" w14:textId="77777777" w:rsidR="002459A0" w:rsidRDefault="002459A0">
      <w:pPr>
        <w:spacing w:after="160" w:line="278" w:lineRule="auto"/>
        <w:rPr>
          <w:ins w:id="584" w:author="Baika" w:date="2025-10-28T10:28:00Z"/>
          <w:rFonts w:ascii="Times New Roman" w:hAnsi="Times New Roman"/>
          <w:sz w:val="28"/>
          <w:szCs w:val="28"/>
        </w:rPr>
      </w:pPr>
      <w:r w:rsidRPr="006268E7">
        <w:rPr>
          <w:rFonts w:ascii="Times New Roman" w:hAnsi="Times New Roman"/>
          <w:sz w:val="28"/>
          <w:szCs w:val="28"/>
        </w:rPr>
        <w:br w:type="page"/>
      </w:r>
    </w:p>
    <w:p w14:paraId="4468663A" w14:textId="50D7D19D" w:rsidR="004518BE" w:rsidRDefault="004518BE" w:rsidP="004518BE">
      <w:pPr>
        <w:spacing w:after="160" w:line="278" w:lineRule="auto"/>
        <w:jc w:val="center"/>
        <w:rPr>
          <w:ins w:id="585" w:author="Baika" w:date="2025-10-28T10:28:00Z"/>
          <w:rFonts w:ascii="Times New Roman" w:hAnsi="Times New Roman"/>
          <w:sz w:val="28"/>
          <w:szCs w:val="28"/>
        </w:rPr>
      </w:pPr>
      <w:ins w:id="586" w:author="Baika" w:date="2025-10-28T10:28:00Z">
        <w:r>
          <w:rPr>
            <w:rFonts w:ascii="Times New Roman" w:hAnsi="Times New Roman"/>
            <w:sz w:val="28"/>
            <w:szCs w:val="28"/>
          </w:rPr>
          <w:lastRenderedPageBreak/>
          <w:t>Заключение</w:t>
        </w:r>
      </w:ins>
    </w:p>
    <w:p w14:paraId="1F66115C" w14:textId="3A026DB1" w:rsidR="004518BE" w:rsidRPr="006268E7" w:rsidRDefault="004518BE" w:rsidP="004518BE">
      <w:pPr>
        <w:spacing w:after="160" w:line="278" w:lineRule="auto"/>
        <w:rPr>
          <w:rFonts w:ascii="Times New Roman" w:hAnsi="Times New Roman"/>
          <w:sz w:val="28"/>
          <w:szCs w:val="28"/>
        </w:rPr>
      </w:pPr>
      <w:ins w:id="587" w:author="Baika" w:date="2025-10-28T10:28:00Z">
        <w:r>
          <w:rPr>
            <w:rFonts w:ascii="Times New Roman" w:hAnsi="Times New Roman"/>
            <w:sz w:val="28"/>
            <w:szCs w:val="28"/>
          </w:rPr>
          <w:t>Вывод:</w:t>
        </w:r>
      </w:ins>
      <w:ins w:id="588" w:author="Baika" w:date="2025-10-28T10:29:00Z">
        <w:r>
          <w:rPr>
            <w:rFonts w:ascii="Times New Roman" w:hAnsi="Times New Roman"/>
            <w:sz w:val="28"/>
            <w:szCs w:val="28"/>
          </w:rPr>
          <w:t xml:space="preserve"> </w:t>
        </w:r>
        <w:r w:rsidRPr="004518BE">
          <w:rPr>
            <w:rFonts w:ascii="Times New Roman" w:hAnsi="Times New Roman"/>
            <w:sz w:val="28"/>
            <w:szCs w:val="28"/>
          </w:rPr>
          <w:t>изуч</w:t>
        </w:r>
        <w:r>
          <w:rPr>
            <w:rFonts w:ascii="Times New Roman" w:hAnsi="Times New Roman"/>
            <w:sz w:val="28"/>
            <w:szCs w:val="28"/>
          </w:rPr>
          <w:t>или</w:t>
        </w:r>
        <w:r w:rsidRPr="004518BE">
          <w:rPr>
            <w:rFonts w:ascii="Times New Roman" w:hAnsi="Times New Roman"/>
            <w:sz w:val="28"/>
            <w:szCs w:val="28"/>
          </w:rPr>
          <w:t xml:space="preserve"> основ</w:t>
        </w:r>
        <w:r>
          <w:rPr>
            <w:rFonts w:ascii="Times New Roman" w:hAnsi="Times New Roman"/>
            <w:sz w:val="28"/>
            <w:szCs w:val="28"/>
          </w:rPr>
          <w:t>ы</w:t>
        </w:r>
        <w:r w:rsidRPr="004518BE">
          <w:rPr>
            <w:rFonts w:ascii="Times New Roman" w:hAnsi="Times New Roman"/>
            <w:sz w:val="28"/>
            <w:szCs w:val="28"/>
          </w:rPr>
          <w:t xml:space="preserve"> построения семантической модели представления знаний о предметной области.</w:t>
        </w:r>
      </w:ins>
    </w:p>
    <w:p w14:paraId="7A9E596F" w14:textId="57FCDC9A" w:rsidR="002459A0" w:rsidDel="006268E7" w:rsidRDefault="002459A0" w:rsidP="001862B1">
      <w:pPr>
        <w:pStyle w:val="1"/>
        <w:rPr>
          <w:del w:id="589" w:author="Baika" w:date="2025-10-27T21:27:00Z"/>
        </w:rPr>
      </w:pPr>
      <w:bookmarkStart w:id="590" w:name="_Toc211353244"/>
      <w:del w:id="591" w:author="Baika" w:date="2025-10-27T21:27:00Z">
        <w:r w:rsidRPr="002459A0" w:rsidDel="006268E7">
          <w:delText>Основные теоретические положения</w:delText>
        </w:r>
        <w:bookmarkEnd w:id="590"/>
      </w:del>
    </w:p>
    <w:p w14:paraId="27D9FF9F" w14:textId="1AA7E3FA" w:rsidR="002459A0" w:rsidDel="006268E7" w:rsidRDefault="002459A0" w:rsidP="001862B1">
      <w:pPr>
        <w:spacing w:line="360" w:lineRule="auto"/>
        <w:rPr>
          <w:del w:id="592" w:author="Baika" w:date="2025-10-27T21:27:00Z"/>
          <w:rFonts w:ascii="Times New Roman" w:hAnsi="Times New Roman"/>
          <w:sz w:val="28"/>
          <w:szCs w:val="28"/>
        </w:rPr>
      </w:pPr>
    </w:p>
    <w:p w14:paraId="713039D2" w14:textId="54A1BB5D" w:rsidR="001862B1" w:rsidRPr="001862B1" w:rsidDel="006268E7" w:rsidRDefault="00E746B3" w:rsidP="001862B1">
      <w:pPr>
        <w:pStyle w:val="2"/>
        <w:rPr>
          <w:del w:id="593" w:author="Baika" w:date="2025-10-27T21:27:00Z"/>
        </w:rPr>
      </w:pPr>
      <w:bookmarkStart w:id="594" w:name="_Toc211353245"/>
      <w:del w:id="595" w:author="Baika" w:date="2025-10-27T21:27:00Z">
        <w:r w:rsidDel="006268E7">
          <w:delText>Интеллект</w:delText>
        </w:r>
        <w:bookmarkEnd w:id="594"/>
      </w:del>
    </w:p>
    <w:p w14:paraId="62271CEE" w14:textId="1656E774" w:rsidR="001862B1" w:rsidDel="006268E7" w:rsidRDefault="00E746B3" w:rsidP="00E746B3">
      <w:pPr>
        <w:spacing w:line="360" w:lineRule="auto"/>
        <w:jc w:val="both"/>
        <w:rPr>
          <w:del w:id="596" w:author="Baika" w:date="2025-10-27T21:27:00Z"/>
          <w:rFonts w:ascii="Times New Roman" w:hAnsi="Times New Roman"/>
          <w:sz w:val="28"/>
          <w:szCs w:val="28"/>
        </w:rPr>
      </w:pPr>
      <w:del w:id="597" w:author="Baika" w:date="2025-10-27T21:27:00Z">
        <w:r w:rsidDel="006268E7">
          <w:rPr>
            <w:rFonts w:ascii="Times New Roman" w:hAnsi="Times New Roman"/>
            <w:sz w:val="28"/>
            <w:szCs w:val="28"/>
          </w:rPr>
          <w:delText>С</w:delText>
        </w:r>
        <w:r w:rsidRPr="00E746B3" w:rsidDel="006268E7">
          <w:rPr>
            <w:rFonts w:ascii="Times New Roman" w:hAnsi="Times New Roman"/>
            <w:sz w:val="28"/>
            <w:szCs w:val="28"/>
          </w:rPr>
          <w:delText>пособность мозга решать интеллектуальные задачи путем приобретения,</w:delText>
        </w:r>
        <w:r w:rsidDel="006268E7">
          <w:rPr>
            <w:rFonts w:ascii="Times New Roman" w:hAnsi="Times New Roman"/>
            <w:sz w:val="28"/>
            <w:szCs w:val="28"/>
          </w:rPr>
          <w:delText xml:space="preserve"> </w:delText>
        </w:r>
        <w:r w:rsidRPr="00E746B3" w:rsidDel="006268E7">
          <w:rPr>
            <w:rFonts w:ascii="Times New Roman" w:hAnsi="Times New Roman"/>
            <w:sz w:val="28"/>
            <w:szCs w:val="28"/>
          </w:rPr>
          <w:delText>запоминания и целенаправленного преобразования знаний в процессе</w:delText>
        </w:r>
        <w:r w:rsidDel="006268E7">
          <w:rPr>
            <w:rFonts w:ascii="Times New Roman" w:hAnsi="Times New Roman"/>
            <w:sz w:val="28"/>
            <w:szCs w:val="28"/>
          </w:rPr>
          <w:delText xml:space="preserve"> </w:delText>
        </w:r>
        <w:r w:rsidRPr="00E746B3" w:rsidDel="006268E7">
          <w:rPr>
            <w:rFonts w:ascii="Times New Roman" w:hAnsi="Times New Roman"/>
            <w:sz w:val="28"/>
            <w:szCs w:val="28"/>
          </w:rPr>
          <w:delText>обучения на опыте и адаптации к разнообразным обстоятельствам.</w:delText>
        </w:r>
      </w:del>
    </w:p>
    <w:p w14:paraId="118DC92E" w14:textId="1EFA173F" w:rsidR="00E746B3" w:rsidRPr="001862B1" w:rsidDel="006268E7" w:rsidRDefault="00E746B3" w:rsidP="00E746B3">
      <w:pPr>
        <w:spacing w:line="360" w:lineRule="auto"/>
        <w:jc w:val="both"/>
        <w:rPr>
          <w:del w:id="598" w:author="Baika" w:date="2025-10-27T21:27:00Z"/>
          <w:rFonts w:ascii="Times New Roman" w:hAnsi="Times New Roman"/>
          <w:sz w:val="28"/>
          <w:szCs w:val="28"/>
        </w:rPr>
      </w:pPr>
    </w:p>
    <w:p w14:paraId="076BA0B6" w14:textId="038FE6EB" w:rsidR="001862B1" w:rsidRPr="001862B1" w:rsidDel="006268E7" w:rsidRDefault="00E746B3" w:rsidP="001862B1">
      <w:pPr>
        <w:pStyle w:val="2"/>
        <w:rPr>
          <w:del w:id="599" w:author="Baika" w:date="2025-10-27T21:27:00Z"/>
        </w:rPr>
      </w:pPr>
      <w:bookmarkStart w:id="600" w:name="_Toc211353246"/>
      <w:del w:id="601" w:author="Baika" w:date="2025-10-27T21:27:00Z">
        <w:r w:rsidDel="006268E7">
          <w:delText>Знания</w:delText>
        </w:r>
        <w:bookmarkEnd w:id="600"/>
      </w:del>
    </w:p>
    <w:p w14:paraId="47012608" w14:textId="3238698E" w:rsidR="001862B1" w:rsidDel="006268E7" w:rsidRDefault="00E746B3" w:rsidP="00E746B3">
      <w:pPr>
        <w:spacing w:line="360" w:lineRule="auto"/>
        <w:jc w:val="both"/>
        <w:rPr>
          <w:del w:id="602" w:author="Baika" w:date="2025-10-27T21:27:00Z"/>
          <w:rFonts w:ascii="Times New Roman" w:hAnsi="Times New Roman"/>
          <w:sz w:val="28"/>
          <w:szCs w:val="28"/>
        </w:rPr>
      </w:pPr>
      <w:del w:id="603" w:author="Baika" w:date="2025-10-27T21:27:00Z">
        <w:r w:rsidDel="006268E7">
          <w:rPr>
            <w:rFonts w:ascii="Times New Roman" w:hAnsi="Times New Roman"/>
            <w:sz w:val="28"/>
            <w:szCs w:val="28"/>
          </w:rPr>
          <w:delText>П</w:delText>
        </w:r>
        <w:r w:rsidRPr="00E746B3" w:rsidDel="006268E7">
          <w:rPr>
            <w:rFonts w:ascii="Times New Roman" w:hAnsi="Times New Roman"/>
            <w:sz w:val="28"/>
            <w:szCs w:val="28"/>
          </w:rPr>
          <w:delText>роверенный практикой и удостоверенный логикой результат познания действительности, отраженный в сознании человека в виде представлений, понятий, рассуждений и теорий. Знания формируются в результате целенаправленного педагогического процесса, самообразования и жизненного опыта.</w:delText>
        </w:r>
      </w:del>
    </w:p>
    <w:p w14:paraId="121CD86D" w14:textId="3936326B" w:rsidR="00E746B3" w:rsidDel="006268E7" w:rsidRDefault="00E746B3" w:rsidP="001862B1">
      <w:pPr>
        <w:spacing w:line="360" w:lineRule="auto"/>
        <w:rPr>
          <w:del w:id="604" w:author="Baika" w:date="2025-10-27T21:27:00Z"/>
          <w:rFonts w:ascii="Times New Roman" w:hAnsi="Times New Roman"/>
          <w:sz w:val="28"/>
          <w:szCs w:val="28"/>
        </w:rPr>
      </w:pPr>
    </w:p>
    <w:p w14:paraId="77A78711" w14:textId="15511F8D" w:rsidR="00E746B3" w:rsidRPr="001862B1" w:rsidDel="006268E7" w:rsidRDefault="00E746B3" w:rsidP="00E746B3">
      <w:pPr>
        <w:pStyle w:val="2"/>
        <w:rPr>
          <w:del w:id="605" w:author="Baika" w:date="2025-10-27T21:27:00Z"/>
        </w:rPr>
      </w:pPr>
      <w:bookmarkStart w:id="606" w:name="_Toc211353247"/>
      <w:del w:id="607" w:author="Baika" w:date="2025-10-27T21:27:00Z">
        <w:r w:rsidRPr="00E746B3" w:rsidDel="006268E7">
          <w:delText>Интеллектуальная информационная система</w:delText>
        </w:r>
        <w:bookmarkEnd w:id="606"/>
      </w:del>
    </w:p>
    <w:p w14:paraId="70F57D3A" w14:textId="6E948BEA" w:rsidR="00E746B3" w:rsidDel="006268E7" w:rsidRDefault="00EE169E" w:rsidP="00C2150D">
      <w:pPr>
        <w:spacing w:line="360" w:lineRule="auto"/>
        <w:jc w:val="both"/>
        <w:rPr>
          <w:del w:id="608" w:author="Baika" w:date="2025-10-27T21:27:00Z"/>
          <w:rFonts w:ascii="Times New Roman" w:hAnsi="Times New Roman"/>
          <w:sz w:val="28"/>
          <w:szCs w:val="28"/>
        </w:rPr>
      </w:pPr>
      <w:del w:id="609" w:author="Baika" w:date="2025-10-27T21:27:00Z">
        <w:r w:rsidDel="006268E7">
          <w:rPr>
            <w:rFonts w:ascii="Times New Roman" w:hAnsi="Times New Roman"/>
            <w:sz w:val="28"/>
            <w:szCs w:val="28"/>
          </w:rPr>
          <w:delText>В</w:delText>
        </w:r>
        <w:r w:rsidRPr="00EE169E" w:rsidDel="006268E7">
          <w:rPr>
            <w:rFonts w:ascii="Times New Roman" w:hAnsi="Times New Roman"/>
            <w:sz w:val="28"/>
            <w:szCs w:val="28"/>
          </w:rPr>
          <w:delText>заимосвязанная совокупность средств, методов и персонала, имеющая возможность хранения, обработки и выдачи информации, а также самостоятельной настройки своих параметров в зависимости от состояния внешней среды (исходных данных) и специфики решаемой задачи. </w:delText>
        </w:r>
      </w:del>
    </w:p>
    <w:p w14:paraId="14D20333" w14:textId="53C89095" w:rsidR="00EE169E" w:rsidRPr="001862B1" w:rsidDel="006268E7" w:rsidRDefault="00EE169E" w:rsidP="00E746B3">
      <w:pPr>
        <w:spacing w:line="360" w:lineRule="auto"/>
        <w:jc w:val="both"/>
        <w:rPr>
          <w:del w:id="610" w:author="Baika" w:date="2025-10-27T21:27:00Z"/>
          <w:rFonts w:ascii="Times New Roman" w:hAnsi="Times New Roman"/>
          <w:sz w:val="28"/>
          <w:szCs w:val="28"/>
        </w:rPr>
      </w:pPr>
    </w:p>
    <w:p w14:paraId="57D16902" w14:textId="5CA74D66" w:rsidR="00E746B3" w:rsidRPr="001862B1" w:rsidDel="006268E7" w:rsidRDefault="00EE169E" w:rsidP="00E746B3">
      <w:pPr>
        <w:pStyle w:val="2"/>
        <w:rPr>
          <w:del w:id="611" w:author="Baika" w:date="2025-10-27T21:27:00Z"/>
        </w:rPr>
      </w:pPr>
      <w:bookmarkStart w:id="612" w:name="_Toc211353248"/>
      <w:del w:id="613" w:author="Baika" w:date="2025-10-27T21:27:00Z">
        <w:r w:rsidRPr="00EE169E" w:rsidDel="006268E7">
          <w:delText>База знаний</w:delText>
        </w:r>
        <w:bookmarkEnd w:id="612"/>
      </w:del>
    </w:p>
    <w:p w14:paraId="17B65562" w14:textId="13EF302C" w:rsidR="00E746B3" w:rsidDel="006268E7" w:rsidRDefault="00C2150D" w:rsidP="00E746B3">
      <w:pPr>
        <w:spacing w:line="360" w:lineRule="auto"/>
        <w:jc w:val="both"/>
        <w:rPr>
          <w:del w:id="614" w:author="Baika" w:date="2025-10-27T21:27:00Z"/>
          <w:rFonts w:ascii="Times New Roman" w:hAnsi="Times New Roman"/>
          <w:sz w:val="28"/>
          <w:szCs w:val="28"/>
        </w:rPr>
      </w:pPr>
      <w:del w:id="615" w:author="Baika" w:date="2025-10-27T21:27:00Z">
        <w:r w:rsidDel="006268E7">
          <w:rPr>
            <w:rFonts w:ascii="Times New Roman" w:hAnsi="Times New Roman"/>
            <w:sz w:val="28"/>
            <w:szCs w:val="28"/>
          </w:rPr>
          <w:delText>С</w:delText>
        </w:r>
        <w:r w:rsidR="00EE169E" w:rsidRPr="00EE169E" w:rsidDel="006268E7">
          <w:rPr>
            <w:rFonts w:ascii="Times New Roman" w:hAnsi="Times New Roman"/>
            <w:sz w:val="28"/>
            <w:szCs w:val="28"/>
          </w:rPr>
          <w:delText>овокупность программных средств, обеспечивающих</w:delText>
        </w:r>
        <w:r w:rsidR="00EE169E" w:rsidDel="006268E7">
          <w:rPr>
            <w:rFonts w:ascii="Times New Roman" w:hAnsi="Times New Roman"/>
            <w:sz w:val="28"/>
            <w:szCs w:val="28"/>
          </w:rPr>
          <w:delText xml:space="preserve"> </w:delText>
        </w:r>
        <w:r w:rsidR="00EE169E" w:rsidRPr="00EE169E" w:rsidDel="006268E7">
          <w:rPr>
            <w:rFonts w:ascii="Times New Roman" w:hAnsi="Times New Roman"/>
            <w:sz w:val="28"/>
            <w:szCs w:val="28"/>
          </w:rPr>
          <w:delText>поиск, хранение, преобразование и запись в памяти ЭВМ сложно структурированных информационных единиц – знаний</w:delText>
        </w:r>
      </w:del>
    </w:p>
    <w:p w14:paraId="48F65A68" w14:textId="5A17D0AA" w:rsidR="00C2150D" w:rsidDel="006268E7" w:rsidRDefault="00C2150D" w:rsidP="00E746B3">
      <w:pPr>
        <w:spacing w:line="360" w:lineRule="auto"/>
        <w:jc w:val="both"/>
        <w:rPr>
          <w:del w:id="616" w:author="Baika" w:date="2025-10-27T21:27:00Z"/>
          <w:rFonts w:ascii="Times New Roman" w:hAnsi="Times New Roman"/>
          <w:sz w:val="28"/>
          <w:szCs w:val="28"/>
        </w:rPr>
      </w:pPr>
    </w:p>
    <w:p w14:paraId="2DF71E66" w14:textId="5EACEAF0" w:rsidR="00C2150D" w:rsidRPr="001862B1" w:rsidDel="006268E7" w:rsidRDefault="00C2150D" w:rsidP="00E746B3">
      <w:pPr>
        <w:spacing w:line="360" w:lineRule="auto"/>
        <w:jc w:val="both"/>
        <w:rPr>
          <w:del w:id="617" w:author="Baika" w:date="2025-10-27T21:27:00Z"/>
          <w:rFonts w:ascii="Times New Roman" w:hAnsi="Times New Roman"/>
          <w:sz w:val="28"/>
          <w:szCs w:val="28"/>
        </w:rPr>
      </w:pPr>
    </w:p>
    <w:p w14:paraId="7C5607FE" w14:textId="3CB2A27B" w:rsidR="00C2150D" w:rsidRPr="001862B1" w:rsidDel="006268E7" w:rsidRDefault="00C2150D" w:rsidP="00C2150D">
      <w:pPr>
        <w:pStyle w:val="2"/>
        <w:rPr>
          <w:del w:id="618" w:author="Baika" w:date="2025-10-27T21:27:00Z"/>
        </w:rPr>
      </w:pPr>
      <w:bookmarkStart w:id="619" w:name="_Toc211353249"/>
      <w:del w:id="620" w:author="Baika" w:date="2025-10-27T21:27:00Z">
        <w:r w:rsidRPr="00C2150D" w:rsidDel="006268E7">
          <w:delText>Продукционная модель (модель правил)</w:delText>
        </w:r>
        <w:bookmarkEnd w:id="619"/>
      </w:del>
    </w:p>
    <w:p w14:paraId="0B7D8C6B" w14:textId="7BC89CDA" w:rsidR="00C2150D" w:rsidRPr="00C2150D" w:rsidDel="006268E7" w:rsidRDefault="00C2150D" w:rsidP="00C2150D">
      <w:pPr>
        <w:spacing w:line="360" w:lineRule="auto"/>
        <w:jc w:val="both"/>
        <w:rPr>
          <w:del w:id="621" w:author="Baika" w:date="2025-10-27T21:27:00Z"/>
          <w:rFonts w:ascii="Times New Roman" w:hAnsi="Times New Roman"/>
          <w:sz w:val="28"/>
          <w:szCs w:val="28"/>
        </w:rPr>
      </w:pPr>
      <w:del w:id="622" w:author="Baika" w:date="2025-10-27T21:27:00Z">
        <w:r w:rsidDel="006268E7">
          <w:rPr>
            <w:rFonts w:ascii="Times New Roman" w:hAnsi="Times New Roman"/>
            <w:sz w:val="28"/>
            <w:szCs w:val="28"/>
          </w:rPr>
          <w:delText>М</w:delText>
        </w:r>
        <w:r w:rsidRPr="00C2150D" w:rsidDel="006268E7">
          <w:rPr>
            <w:rFonts w:ascii="Times New Roman" w:hAnsi="Times New Roman"/>
            <w:sz w:val="28"/>
            <w:szCs w:val="28"/>
          </w:rPr>
          <w:delText>одель, основанная</w:delText>
        </w:r>
        <w:r w:rsidDel="006268E7">
          <w:rPr>
            <w:rFonts w:ascii="Times New Roman" w:hAnsi="Times New Roman"/>
            <w:sz w:val="28"/>
            <w:szCs w:val="28"/>
          </w:rPr>
          <w:delText xml:space="preserve"> </w:delText>
        </w:r>
        <w:r w:rsidRPr="00C2150D" w:rsidDel="006268E7">
          <w:rPr>
            <w:rFonts w:ascii="Times New Roman" w:hAnsi="Times New Roman"/>
            <w:sz w:val="28"/>
            <w:szCs w:val="28"/>
          </w:rPr>
          <w:delText>на правилах, которая позволяет представить знания в виде предложений типа «Если (условие), то (действие)». </w:delText>
        </w:r>
      </w:del>
    </w:p>
    <w:p w14:paraId="6A80A322" w14:textId="6E73BBE0" w:rsidR="00C2150D" w:rsidDel="006268E7" w:rsidRDefault="00C2150D">
      <w:pPr>
        <w:spacing w:after="160" w:line="278" w:lineRule="auto"/>
        <w:rPr>
          <w:del w:id="623" w:author="Baika" w:date="2025-10-27T21:27:00Z"/>
          <w:rFonts w:ascii="Times New Roman" w:hAnsi="Times New Roman"/>
          <w:sz w:val="28"/>
          <w:szCs w:val="28"/>
        </w:rPr>
      </w:pPr>
      <w:del w:id="624" w:author="Baika" w:date="2025-10-27T21:27:00Z">
        <w:r w:rsidDel="006268E7">
          <w:br w:type="page"/>
        </w:r>
      </w:del>
    </w:p>
    <w:p w14:paraId="63FF4D61" w14:textId="4762D143" w:rsidR="002459A0" w:rsidRPr="00DA7690" w:rsidDel="006268E7" w:rsidRDefault="002459A0" w:rsidP="00DA7690">
      <w:pPr>
        <w:pStyle w:val="1"/>
        <w:rPr>
          <w:del w:id="625" w:author="Baika" w:date="2025-10-27T21:29:00Z"/>
        </w:rPr>
      </w:pPr>
      <w:bookmarkStart w:id="626" w:name="_Toc211353250"/>
      <w:del w:id="627" w:author="Baika" w:date="2025-10-27T21:29:00Z">
        <w:r w:rsidRPr="00DA7690" w:rsidDel="006268E7">
          <w:delText>Экспериментальные результаты</w:delText>
        </w:r>
        <w:bookmarkEnd w:id="626"/>
      </w:del>
    </w:p>
    <w:p w14:paraId="54487002" w14:textId="3502D407" w:rsidR="002459A0" w:rsidRPr="00DA7690" w:rsidDel="006268E7" w:rsidRDefault="002459A0" w:rsidP="00DA7690">
      <w:pPr>
        <w:spacing w:line="360" w:lineRule="auto"/>
        <w:jc w:val="center"/>
        <w:rPr>
          <w:del w:id="628" w:author="Baika" w:date="2025-10-27T21:29:00Z"/>
          <w:rFonts w:ascii="Times New Roman" w:hAnsi="Times New Roman"/>
          <w:sz w:val="28"/>
          <w:szCs w:val="28"/>
        </w:rPr>
      </w:pPr>
    </w:p>
    <w:p w14:paraId="79FDDA89" w14:textId="3D095B9C" w:rsidR="002459A0" w:rsidRPr="00DA7690" w:rsidDel="006268E7" w:rsidRDefault="002459A0" w:rsidP="00DA7690">
      <w:pPr>
        <w:pStyle w:val="2"/>
        <w:rPr>
          <w:del w:id="629" w:author="Baika" w:date="2025-10-27T21:29:00Z"/>
        </w:rPr>
      </w:pPr>
      <w:del w:id="630" w:author="Baika" w:date="2025-10-14T16:48:00Z">
        <w:r w:rsidRPr="00DA7690" w:rsidDel="005045C5">
          <w:delText>Задание 1</w:delText>
        </w:r>
      </w:del>
    </w:p>
    <w:p w14:paraId="1AB5A37F" w14:textId="2E97D56C" w:rsidR="00FB49E8" w:rsidRPr="00FB49E8" w:rsidDel="006268E7" w:rsidRDefault="00AB01F4" w:rsidP="00FB49E8">
      <w:pPr>
        <w:pStyle w:val="3"/>
        <w:rPr>
          <w:del w:id="631" w:author="Baika" w:date="2025-10-27T21:29:00Z"/>
        </w:rPr>
      </w:pPr>
      <w:bookmarkStart w:id="632" w:name="_Toc211353252"/>
      <w:del w:id="633" w:author="Baika" w:date="2025-10-27T21:29:00Z">
        <w:r w:rsidRPr="00DA7690" w:rsidDel="006268E7">
          <w:delText>1</w:delText>
        </w:r>
        <w:r w:rsidR="00FC7AB4" w:rsidDel="006268E7">
          <w:delText>.</w:delText>
        </w:r>
        <w:r w:rsidRPr="00DA7690" w:rsidDel="006268E7">
          <w:delText xml:space="preserve"> Определение целевых действий задачи</w:delText>
        </w:r>
        <w:bookmarkEnd w:id="632"/>
      </w:del>
    </w:p>
    <w:p w14:paraId="454DFE00" w14:textId="5C242FAD" w:rsidR="00DA7690" w:rsidDel="006268E7" w:rsidRDefault="00DA7690" w:rsidP="00EC7A37">
      <w:pPr>
        <w:spacing w:line="360" w:lineRule="auto"/>
        <w:jc w:val="both"/>
        <w:rPr>
          <w:del w:id="634" w:author="Baika" w:date="2025-10-27T21:29:00Z"/>
          <w:rFonts w:ascii="Times New Roman" w:hAnsi="Times New Roman"/>
          <w:sz w:val="28"/>
          <w:szCs w:val="28"/>
        </w:rPr>
      </w:pPr>
      <w:del w:id="635" w:author="Baika" w:date="2025-10-27T21:29:00Z">
        <w:r w:rsidRPr="00EC7A37" w:rsidDel="006268E7">
          <w:rPr>
            <w:rFonts w:ascii="Times New Roman" w:hAnsi="Times New Roman"/>
            <w:sz w:val="28"/>
            <w:szCs w:val="28"/>
          </w:rPr>
          <w:delText xml:space="preserve">Цель — достижение работающей сети. </w:delText>
        </w:r>
      </w:del>
    </w:p>
    <w:p w14:paraId="5C162F0C" w14:textId="5CFEA11A" w:rsidR="00DA7690" w:rsidRPr="00EC7A37" w:rsidDel="006268E7" w:rsidRDefault="00DA7690" w:rsidP="00EC7A37">
      <w:pPr>
        <w:spacing w:line="360" w:lineRule="auto"/>
        <w:jc w:val="both"/>
        <w:rPr>
          <w:del w:id="636" w:author="Baika" w:date="2025-10-27T21:29:00Z"/>
          <w:rFonts w:ascii="Times New Roman" w:hAnsi="Times New Roman"/>
          <w:sz w:val="28"/>
          <w:szCs w:val="28"/>
        </w:rPr>
      </w:pPr>
      <w:del w:id="637" w:author="Baika" w:date="2025-10-27T21:29:00Z">
        <w:r w:rsidRPr="00EC7A37" w:rsidDel="006268E7">
          <w:rPr>
            <w:rFonts w:ascii="Times New Roman" w:hAnsi="Times New Roman"/>
            <w:sz w:val="28"/>
            <w:szCs w:val="28"/>
          </w:rPr>
          <w:delText>Конкретные целевые действия:</w:delText>
        </w:r>
      </w:del>
    </w:p>
    <w:p w14:paraId="5A17D286" w14:textId="05C9873E" w:rsidR="00DA7690" w:rsidRPr="00EC7A37" w:rsidDel="006268E7" w:rsidRDefault="00DA7690" w:rsidP="00EC7A37">
      <w:pPr>
        <w:pStyle w:val="a7"/>
        <w:numPr>
          <w:ilvl w:val="0"/>
          <w:numId w:val="2"/>
        </w:numPr>
        <w:spacing w:line="360" w:lineRule="auto"/>
        <w:ind w:left="357" w:hanging="357"/>
        <w:jc w:val="both"/>
        <w:rPr>
          <w:del w:id="638" w:author="Baika" w:date="2025-10-27T21:29:00Z"/>
          <w:rFonts w:ascii="Times New Roman" w:hAnsi="Times New Roman"/>
          <w:sz w:val="28"/>
          <w:szCs w:val="28"/>
        </w:rPr>
      </w:pPr>
      <w:del w:id="639" w:author="Baika" w:date="2025-10-27T21:29:00Z">
        <w:r w:rsidDel="006268E7">
          <w:rPr>
            <w:rFonts w:ascii="Times New Roman" w:hAnsi="Times New Roman"/>
            <w:sz w:val="28"/>
            <w:szCs w:val="28"/>
          </w:rPr>
          <w:delText>Организация сети</w:delText>
        </w:r>
        <w:r w:rsidRPr="00EC7A37" w:rsidDel="006268E7">
          <w:rPr>
            <w:rFonts w:ascii="Times New Roman" w:hAnsi="Times New Roman"/>
            <w:sz w:val="28"/>
            <w:szCs w:val="28"/>
          </w:rPr>
          <w:delText>:</w:delText>
        </w:r>
        <w:r w:rsidR="00F97468" w:rsidDel="006268E7">
          <w:rPr>
            <w:rFonts w:ascii="Times New Roman" w:hAnsi="Times New Roman"/>
            <w:sz w:val="28"/>
            <w:szCs w:val="28"/>
          </w:rPr>
          <w:delText xml:space="preserve"> подключение всех устройств</w:delText>
        </w:r>
        <w:r w:rsidRPr="00EC7A37" w:rsidDel="006268E7">
          <w:rPr>
            <w:rFonts w:ascii="Times New Roman" w:hAnsi="Times New Roman"/>
            <w:sz w:val="28"/>
            <w:szCs w:val="28"/>
          </w:rPr>
          <w:delText xml:space="preserve">, </w:delText>
        </w:r>
        <w:r w:rsidR="00F97468" w:rsidDel="006268E7">
          <w:rPr>
            <w:rFonts w:ascii="Times New Roman" w:hAnsi="Times New Roman"/>
            <w:sz w:val="28"/>
            <w:szCs w:val="28"/>
          </w:rPr>
          <w:delText>возможность обмена данными</w:delText>
        </w:r>
        <w:r w:rsidRPr="00EC7A37" w:rsidDel="006268E7">
          <w:rPr>
            <w:rFonts w:ascii="Times New Roman" w:hAnsi="Times New Roman"/>
            <w:sz w:val="28"/>
            <w:szCs w:val="28"/>
          </w:rPr>
          <w:delText xml:space="preserve">, </w:delText>
        </w:r>
        <w:r w:rsidR="00F97468" w:rsidDel="006268E7">
          <w:rPr>
            <w:rFonts w:ascii="Times New Roman" w:hAnsi="Times New Roman"/>
            <w:sz w:val="28"/>
            <w:szCs w:val="28"/>
          </w:rPr>
          <w:delText xml:space="preserve">предоставление </w:delText>
        </w:r>
        <w:r w:rsidRPr="00EC7A37" w:rsidDel="006268E7">
          <w:rPr>
            <w:rFonts w:ascii="Times New Roman" w:hAnsi="Times New Roman"/>
            <w:sz w:val="28"/>
            <w:szCs w:val="28"/>
          </w:rPr>
          <w:delText>доступ</w:delText>
        </w:r>
        <w:r w:rsidR="00F97468" w:rsidDel="006268E7">
          <w:rPr>
            <w:rFonts w:ascii="Times New Roman" w:hAnsi="Times New Roman"/>
            <w:sz w:val="28"/>
            <w:szCs w:val="28"/>
          </w:rPr>
          <w:delText>а</w:delText>
        </w:r>
        <w:r w:rsidRPr="00EC7A37" w:rsidDel="006268E7">
          <w:rPr>
            <w:rFonts w:ascii="Times New Roman" w:hAnsi="Times New Roman"/>
            <w:sz w:val="28"/>
            <w:szCs w:val="28"/>
          </w:rPr>
          <w:delText xml:space="preserve"> к ресурсам (файлы, интернет).</w:delText>
        </w:r>
      </w:del>
    </w:p>
    <w:p w14:paraId="5EF43F7C" w14:textId="474643F7" w:rsidR="00DA7690" w:rsidRPr="00EC7A37" w:rsidDel="006268E7" w:rsidRDefault="00DA7690" w:rsidP="00EC7A37">
      <w:pPr>
        <w:pStyle w:val="a7"/>
        <w:numPr>
          <w:ilvl w:val="0"/>
          <w:numId w:val="2"/>
        </w:numPr>
        <w:spacing w:line="360" w:lineRule="auto"/>
        <w:ind w:left="357" w:hanging="357"/>
        <w:jc w:val="both"/>
        <w:rPr>
          <w:del w:id="640" w:author="Baika" w:date="2025-10-27T21:29:00Z"/>
          <w:rFonts w:ascii="Times New Roman" w:hAnsi="Times New Roman"/>
          <w:sz w:val="28"/>
          <w:szCs w:val="28"/>
        </w:rPr>
      </w:pPr>
      <w:del w:id="641" w:author="Baika" w:date="2025-10-27T21:29:00Z">
        <w:r w:rsidDel="006268E7">
          <w:rPr>
            <w:rFonts w:ascii="Times New Roman" w:hAnsi="Times New Roman"/>
            <w:sz w:val="28"/>
            <w:szCs w:val="28"/>
          </w:rPr>
          <w:delText>Обеспечение безопасности</w:delText>
        </w:r>
        <w:r w:rsidRPr="00EC7A37" w:rsidDel="006268E7">
          <w:rPr>
            <w:rFonts w:ascii="Times New Roman" w:hAnsi="Times New Roman"/>
            <w:sz w:val="28"/>
            <w:szCs w:val="28"/>
          </w:rPr>
          <w:delText xml:space="preserve">: </w:delText>
        </w:r>
        <w:r w:rsidR="00F97468" w:rsidDel="006268E7">
          <w:rPr>
            <w:rFonts w:ascii="Times New Roman" w:hAnsi="Times New Roman"/>
            <w:sz w:val="28"/>
            <w:szCs w:val="28"/>
          </w:rPr>
          <w:delText xml:space="preserve">исправная работа </w:delText>
        </w:r>
        <w:r w:rsidRPr="00EC7A37" w:rsidDel="006268E7">
          <w:rPr>
            <w:rFonts w:ascii="Times New Roman" w:hAnsi="Times New Roman"/>
            <w:sz w:val="28"/>
            <w:szCs w:val="28"/>
          </w:rPr>
          <w:delText xml:space="preserve">firewall, </w:delText>
        </w:r>
        <w:r w:rsidR="00F97468" w:rsidDel="006268E7">
          <w:rPr>
            <w:rFonts w:ascii="Times New Roman" w:hAnsi="Times New Roman"/>
            <w:sz w:val="28"/>
            <w:szCs w:val="28"/>
          </w:rPr>
          <w:delText xml:space="preserve">блокировка </w:delText>
        </w:r>
        <w:r w:rsidRPr="00EC7A37" w:rsidDel="006268E7">
          <w:rPr>
            <w:rFonts w:ascii="Times New Roman" w:hAnsi="Times New Roman"/>
            <w:sz w:val="28"/>
            <w:szCs w:val="28"/>
          </w:rPr>
          <w:delText>несанкционированн</w:delText>
        </w:r>
        <w:r w:rsidR="00F97468" w:rsidDel="006268E7">
          <w:rPr>
            <w:rFonts w:ascii="Times New Roman" w:hAnsi="Times New Roman"/>
            <w:sz w:val="28"/>
            <w:szCs w:val="28"/>
          </w:rPr>
          <w:delText>ого</w:delText>
        </w:r>
        <w:r w:rsidRPr="00EC7A37" w:rsidDel="006268E7">
          <w:rPr>
            <w:rFonts w:ascii="Times New Roman" w:hAnsi="Times New Roman"/>
            <w:sz w:val="28"/>
            <w:szCs w:val="28"/>
          </w:rPr>
          <w:delText xml:space="preserve"> доступ</w:delText>
        </w:r>
        <w:r w:rsidR="00F97468" w:rsidDel="006268E7">
          <w:rPr>
            <w:rFonts w:ascii="Times New Roman" w:hAnsi="Times New Roman"/>
            <w:sz w:val="28"/>
            <w:szCs w:val="28"/>
          </w:rPr>
          <w:delText>а</w:delText>
        </w:r>
        <w:r w:rsidRPr="00EC7A37" w:rsidDel="006268E7">
          <w:rPr>
            <w:rFonts w:ascii="Times New Roman" w:hAnsi="Times New Roman"/>
            <w:sz w:val="28"/>
            <w:szCs w:val="28"/>
          </w:rPr>
          <w:delText>.</w:delText>
        </w:r>
      </w:del>
    </w:p>
    <w:p w14:paraId="5B346BF6" w14:textId="11EE80F1" w:rsidR="00AB01F4" w:rsidRPr="00EC7A37" w:rsidDel="006268E7" w:rsidRDefault="00DA7690" w:rsidP="00EC7A37">
      <w:pPr>
        <w:pStyle w:val="a7"/>
        <w:numPr>
          <w:ilvl w:val="0"/>
          <w:numId w:val="2"/>
        </w:numPr>
        <w:spacing w:line="360" w:lineRule="auto"/>
        <w:ind w:left="357" w:hanging="357"/>
        <w:jc w:val="both"/>
        <w:rPr>
          <w:del w:id="642" w:author="Baika" w:date="2025-10-27T21:29:00Z"/>
          <w:rFonts w:ascii="Times New Roman" w:hAnsi="Times New Roman"/>
          <w:sz w:val="28"/>
          <w:szCs w:val="28"/>
        </w:rPr>
      </w:pPr>
      <w:del w:id="643" w:author="Baika" w:date="2025-10-27T21:29:00Z">
        <w:r w:rsidDel="006268E7">
          <w:rPr>
            <w:rFonts w:ascii="Times New Roman" w:hAnsi="Times New Roman"/>
            <w:sz w:val="28"/>
            <w:szCs w:val="28"/>
          </w:rPr>
          <w:delText>Оптимальная производительность</w:delText>
        </w:r>
        <w:r w:rsidRPr="00EC7A37" w:rsidDel="006268E7">
          <w:rPr>
            <w:rFonts w:ascii="Times New Roman" w:hAnsi="Times New Roman"/>
            <w:sz w:val="28"/>
            <w:szCs w:val="28"/>
          </w:rPr>
          <w:delText>: минимальные задержки, отсутствие сбоев.</w:delText>
        </w:r>
      </w:del>
    </w:p>
    <w:p w14:paraId="051E9623" w14:textId="2E48F6F0" w:rsidR="00AB01F4" w:rsidRPr="00DA7690" w:rsidDel="006268E7" w:rsidRDefault="00AB01F4" w:rsidP="00EC7A37">
      <w:pPr>
        <w:spacing w:line="360" w:lineRule="auto"/>
        <w:rPr>
          <w:del w:id="644" w:author="Baika" w:date="2025-10-27T21:29:00Z"/>
        </w:rPr>
      </w:pPr>
    </w:p>
    <w:p w14:paraId="0172610F" w14:textId="7EAA87BD" w:rsidR="00AB01F4" w:rsidDel="006268E7" w:rsidRDefault="00AB01F4" w:rsidP="00EC7A37">
      <w:pPr>
        <w:pStyle w:val="3"/>
        <w:rPr>
          <w:del w:id="645" w:author="Baika" w:date="2025-10-27T21:29:00Z"/>
        </w:rPr>
      </w:pPr>
      <w:bookmarkStart w:id="646" w:name="_Toc211353253"/>
      <w:del w:id="647" w:author="Baika" w:date="2025-10-27T21:29:00Z">
        <w:r w:rsidRPr="00DA7690" w:rsidDel="006268E7">
          <w:delText>2</w:delText>
        </w:r>
        <w:r w:rsidR="00FC7AB4" w:rsidDel="006268E7">
          <w:delText>.</w:delText>
        </w:r>
        <w:r w:rsidRPr="00DA7690" w:rsidDel="006268E7">
          <w:delText xml:space="preserve"> Определение промежуточных цепочек действий</w:delText>
        </w:r>
        <w:bookmarkEnd w:id="646"/>
        <w:r w:rsidRPr="00DA7690" w:rsidDel="006268E7">
          <w:delText xml:space="preserve"> </w:delText>
        </w:r>
      </w:del>
    </w:p>
    <w:p w14:paraId="1C023399" w14:textId="0975EBEF" w:rsidR="00F97468" w:rsidRPr="00F97468" w:rsidDel="006268E7" w:rsidRDefault="00F97468" w:rsidP="00F97468">
      <w:pPr>
        <w:spacing w:line="360" w:lineRule="auto"/>
        <w:rPr>
          <w:del w:id="648" w:author="Baika" w:date="2025-10-27T21:29:00Z"/>
          <w:rFonts w:ascii="Times New Roman" w:hAnsi="Times New Roman"/>
          <w:sz w:val="28"/>
          <w:szCs w:val="28"/>
        </w:rPr>
      </w:pPr>
      <w:del w:id="649" w:author="Baika" w:date="2025-10-27T21:29:00Z">
        <w:r w:rsidDel="006268E7">
          <w:rPr>
            <w:rFonts w:ascii="Times New Roman" w:hAnsi="Times New Roman"/>
            <w:sz w:val="28"/>
            <w:szCs w:val="28"/>
          </w:rPr>
          <w:delText xml:space="preserve">Необходимо разбить </w:delText>
        </w:r>
        <w:r w:rsidRPr="00F97468" w:rsidDel="006268E7">
          <w:rPr>
            <w:rFonts w:ascii="Times New Roman" w:hAnsi="Times New Roman"/>
            <w:sz w:val="28"/>
            <w:szCs w:val="28"/>
          </w:rPr>
          <w:delText>процесс на</w:delText>
        </w:r>
        <w:r w:rsidDel="006268E7">
          <w:rPr>
            <w:rFonts w:ascii="Times New Roman" w:hAnsi="Times New Roman"/>
            <w:sz w:val="28"/>
            <w:szCs w:val="28"/>
          </w:rPr>
          <w:delText xml:space="preserve"> промежутки (далее</w:delText>
        </w:r>
        <w:r w:rsidRPr="00F97468" w:rsidDel="006268E7">
          <w:rPr>
            <w:rFonts w:ascii="Times New Roman" w:hAnsi="Times New Roman"/>
            <w:sz w:val="28"/>
            <w:szCs w:val="28"/>
          </w:rPr>
          <w:delText xml:space="preserve"> шаги</w:delText>
        </w:r>
        <w:r w:rsidDel="006268E7">
          <w:rPr>
            <w:rFonts w:ascii="Times New Roman" w:hAnsi="Times New Roman"/>
            <w:sz w:val="28"/>
            <w:szCs w:val="28"/>
          </w:rPr>
          <w:delText>)</w:delText>
        </w:r>
        <w:r w:rsidRPr="00F97468" w:rsidDel="006268E7">
          <w:rPr>
            <w:rFonts w:ascii="Times New Roman" w:hAnsi="Times New Roman"/>
            <w:sz w:val="28"/>
            <w:szCs w:val="28"/>
          </w:rPr>
          <w:delText>. Каждый шаг — потенциальное действие в продукции.</w:delText>
        </w:r>
      </w:del>
    </w:p>
    <w:p w14:paraId="1B824270" w14:textId="042AA45A" w:rsidR="00F97468" w:rsidRPr="00F97468" w:rsidDel="006268E7" w:rsidRDefault="00F97468" w:rsidP="00EC7A37">
      <w:pPr>
        <w:numPr>
          <w:ilvl w:val="0"/>
          <w:numId w:val="4"/>
        </w:numPr>
        <w:spacing w:line="360" w:lineRule="auto"/>
        <w:jc w:val="both"/>
        <w:rPr>
          <w:del w:id="650" w:author="Baika" w:date="2025-10-27T21:29:00Z"/>
          <w:rFonts w:ascii="Times New Roman" w:hAnsi="Times New Roman"/>
          <w:sz w:val="28"/>
          <w:szCs w:val="28"/>
        </w:rPr>
      </w:pPr>
      <w:del w:id="651" w:author="Baika" w:date="2025-10-27T21:29:00Z">
        <w:r w:rsidRPr="00F97468" w:rsidDel="006268E7">
          <w:rPr>
            <w:rFonts w:ascii="Times New Roman" w:hAnsi="Times New Roman"/>
            <w:sz w:val="28"/>
            <w:szCs w:val="28"/>
          </w:rPr>
          <w:delText>Шаг 1: Сбор требований</w:delText>
        </w:r>
        <w:r w:rsidR="00FB49E8" w:rsidDel="006268E7">
          <w:rPr>
            <w:rFonts w:ascii="Times New Roman" w:hAnsi="Times New Roman"/>
            <w:sz w:val="28"/>
            <w:szCs w:val="28"/>
          </w:rPr>
          <w:delText xml:space="preserve">: </w:delText>
        </w:r>
        <w:r w:rsidRPr="00F97468" w:rsidDel="006268E7">
          <w:rPr>
            <w:rFonts w:ascii="Times New Roman" w:hAnsi="Times New Roman"/>
            <w:sz w:val="28"/>
            <w:szCs w:val="28"/>
          </w:rPr>
          <w:delText>количество устройств, тип, площадь покрытия, бюджет, нужные сервисы.</w:delText>
        </w:r>
      </w:del>
    </w:p>
    <w:p w14:paraId="6F3B7719" w14:textId="45B5A404" w:rsidR="00F97468" w:rsidRPr="00F97468" w:rsidDel="006268E7" w:rsidRDefault="00F97468" w:rsidP="00EC7A37">
      <w:pPr>
        <w:numPr>
          <w:ilvl w:val="0"/>
          <w:numId w:val="4"/>
        </w:numPr>
        <w:spacing w:line="360" w:lineRule="auto"/>
        <w:jc w:val="both"/>
        <w:rPr>
          <w:del w:id="652" w:author="Baika" w:date="2025-10-27T21:29:00Z"/>
          <w:rFonts w:ascii="Times New Roman" w:hAnsi="Times New Roman"/>
          <w:sz w:val="28"/>
          <w:szCs w:val="28"/>
        </w:rPr>
      </w:pPr>
      <w:del w:id="653" w:author="Baika" w:date="2025-10-27T21:29:00Z">
        <w:r w:rsidRPr="00F97468" w:rsidDel="006268E7">
          <w:rPr>
            <w:rFonts w:ascii="Times New Roman" w:hAnsi="Times New Roman"/>
            <w:sz w:val="28"/>
            <w:szCs w:val="28"/>
          </w:rPr>
          <w:delText>Шаг 2: Выбор типа сети</w:delText>
        </w:r>
        <w:r w:rsidR="00FB49E8" w:rsidDel="006268E7">
          <w:rPr>
            <w:rFonts w:ascii="Times New Roman" w:hAnsi="Times New Roman"/>
            <w:sz w:val="28"/>
            <w:szCs w:val="28"/>
          </w:rPr>
          <w:delText>:</w:delText>
        </w:r>
        <w:r w:rsidRPr="00F97468" w:rsidDel="006268E7">
          <w:rPr>
            <w:rFonts w:ascii="Times New Roman" w:hAnsi="Times New Roman"/>
            <w:sz w:val="28"/>
            <w:szCs w:val="28"/>
          </w:rPr>
          <w:delText xml:space="preserve"> LAN</w:delText>
        </w:r>
        <w:r w:rsidR="00FB49E8" w:rsidDel="006268E7">
          <w:rPr>
            <w:rFonts w:ascii="Times New Roman" w:hAnsi="Times New Roman"/>
            <w:sz w:val="28"/>
            <w:szCs w:val="28"/>
          </w:rPr>
          <w:delText xml:space="preserve">, </w:delText>
        </w:r>
        <w:r w:rsidRPr="00F97468" w:rsidDel="006268E7">
          <w:rPr>
            <w:rFonts w:ascii="Times New Roman" w:hAnsi="Times New Roman"/>
            <w:sz w:val="28"/>
            <w:szCs w:val="28"/>
          </w:rPr>
          <w:delText>WLAN</w:delText>
        </w:r>
        <w:r w:rsidR="00FB49E8" w:rsidDel="006268E7">
          <w:rPr>
            <w:rFonts w:ascii="Times New Roman" w:hAnsi="Times New Roman"/>
            <w:sz w:val="28"/>
            <w:szCs w:val="28"/>
          </w:rPr>
          <w:delText>.</w:delText>
        </w:r>
      </w:del>
    </w:p>
    <w:p w14:paraId="5754E950" w14:textId="1B294DC4" w:rsidR="00F97468" w:rsidRPr="00F97468" w:rsidDel="006268E7" w:rsidRDefault="00F97468" w:rsidP="00EC7A37">
      <w:pPr>
        <w:numPr>
          <w:ilvl w:val="0"/>
          <w:numId w:val="4"/>
        </w:numPr>
        <w:spacing w:line="360" w:lineRule="auto"/>
        <w:jc w:val="both"/>
        <w:rPr>
          <w:del w:id="654" w:author="Baika" w:date="2025-10-27T21:29:00Z"/>
          <w:rFonts w:ascii="Times New Roman" w:hAnsi="Times New Roman"/>
          <w:sz w:val="28"/>
          <w:szCs w:val="28"/>
        </w:rPr>
      </w:pPr>
      <w:del w:id="655" w:author="Baika" w:date="2025-10-27T21:29:00Z">
        <w:r w:rsidRPr="00F97468" w:rsidDel="006268E7">
          <w:rPr>
            <w:rFonts w:ascii="Times New Roman" w:hAnsi="Times New Roman"/>
            <w:sz w:val="28"/>
            <w:szCs w:val="28"/>
          </w:rPr>
          <w:delText>Шаг 3: Выбор топологии</w:delText>
        </w:r>
        <w:r w:rsidR="00FB49E8" w:rsidDel="006268E7">
          <w:rPr>
            <w:rFonts w:ascii="Times New Roman" w:hAnsi="Times New Roman"/>
            <w:sz w:val="28"/>
            <w:szCs w:val="28"/>
          </w:rPr>
          <w:delText>:</w:delText>
        </w:r>
        <w:r w:rsidRPr="00F97468" w:rsidDel="006268E7">
          <w:rPr>
            <w:rFonts w:ascii="Times New Roman" w:hAnsi="Times New Roman"/>
            <w:sz w:val="28"/>
            <w:szCs w:val="28"/>
          </w:rPr>
          <w:delText xml:space="preserve"> </w:delText>
        </w:r>
        <w:r w:rsidR="00FB49E8" w:rsidDel="006268E7">
          <w:rPr>
            <w:rFonts w:ascii="Times New Roman" w:hAnsi="Times New Roman"/>
            <w:sz w:val="28"/>
            <w:szCs w:val="28"/>
          </w:rPr>
          <w:delText>з</w:delText>
        </w:r>
        <w:r w:rsidRPr="00F97468" w:rsidDel="006268E7">
          <w:rPr>
            <w:rFonts w:ascii="Times New Roman" w:hAnsi="Times New Roman"/>
            <w:sz w:val="28"/>
            <w:szCs w:val="28"/>
          </w:rPr>
          <w:delText>везда</w:delText>
        </w:r>
        <w:r w:rsidR="00FB49E8" w:rsidDel="006268E7">
          <w:rPr>
            <w:rFonts w:ascii="Times New Roman" w:hAnsi="Times New Roman"/>
            <w:sz w:val="28"/>
            <w:szCs w:val="28"/>
          </w:rPr>
          <w:delText xml:space="preserve">, </w:delText>
        </w:r>
        <w:r w:rsidRPr="00F97468" w:rsidDel="006268E7">
          <w:rPr>
            <w:rFonts w:ascii="Times New Roman" w:hAnsi="Times New Roman"/>
            <w:sz w:val="28"/>
            <w:szCs w:val="28"/>
          </w:rPr>
          <w:delText>шина, кольцо.</w:delText>
        </w:r>
      </w:del>
    </w:p>
    <w:p w14:paraId="6F878198" w14:textId="3EE04DD3" w:rsidR="00F97468" w:rsidRPr="00F97468" w:rsidDel="006268E7" w:rsidRDefault="00F97468" w:rsidP="00EC7A37">
      <w:pPr>
        <w:numPr>
          <w:ilvl w:val="0"/>
          <w:numId w:val="4"/>
        </w:numPr>
        <w:spacing w:line="360" w:lineRule="auto"/>
        <w:jc w:val="both"/>
        <w:rPr>
          <w:del w:id="656" w:author="Baika" w:date="2025-10-27T21:29:00Z"/>
          <w:rFonts w:ascii="Times New Roman" w:hAnsi="Times New Roman"/>
          <w:sz w:val="28"/>
          <w:szCs w:val="28"/>
        </w:rPr>
      </w:pPr>
      <w:del w:id="657" w:author="Baika" w:date="2025-10-27T21:29:00Z">
        <w:r w:rsidRPr="00F97468" w:rsidDel="006268E7">
          <w:rPr>
            <w:rFonts w:ascii="Times New Roman" w:hAnsi="Times New Roman"/>
            <w:sz w:val="28"/>
            <w:szCs w:val="28"/>
          </w:rPr>
          <w:delText>Шаг 4: Подбор оборудования</w:delText>
        </w:r>
        <w:r w:rsidR="00FB49E8" w:rsidDel="006268E7">
          <w:rPr>
            <w:rFonts w:ascii="Times New Roman" w:hAnsi="Times New Roman"/>
            <w:sz w:val="28"/>
            <w:szCs w:val="28"/>
          </w:rPr>
          <w:delText>:</w:delText>
        </w:r>
        <w:r w:rsidRPr="00F97468" w:rsidDel="006268E7">
          <w:rPr>
            <w:rFonts w:ascii="Times New Roman" w:hAnsi="Times New Roman"/>
            <w:sz w:val="28"/>
            <w:szCs w:val="28"/>
          </w:rPr>
          <w:delText xml:space="preserve"> </w:delText>
        </w:r>
        <w:r w:rsidR="00FB49E8" w:rsidDel="006268E7">
          <w:rPr>
            <w:rFonts w:ascii="Times New Roman" w:hAnsi="Times New Roman"/>
            <w:sz w:val="28"/>
            <w:szCs w:val="28"/>
          </w:rPr>
          <w:delText>к</w:delText>
        </w:r>
        <w:r w:rsidRPr="00F97468" w:rsidDel="006268E7">
          <w:rPr>
            <w:rFonts w:ascii="Times New Roman" w:hAnsi="Times New Roman"/>
            <w:sz w:val="28"/>
            <w:szCs w:val="28"/>
          </w:rPr>
          <w:delText>оммутаторы, роутеры, кабели, Wi-Fi точки доступа, сетевые карты.</w:delText>
        </w:r>
      </w:del>
    </w:p>
    <w:p w14:paraId="3C8394C3" w14:textId="36EE7DF5" w:rsidR="00F97468" w:rsidRPr="00F97468" w:rsidDel="006268E7" w:rsidRDefault="00F97468" w:rsidP="00EC7A37">
      <w:pPr>
        <w:numPr>
          <w:ilvl w:val="0"/>
          <w:numId w:val="4"/>
        </w:numPr>
        <w:spacing w:line="360" w:lineRule="auto"/>
        <w:jc w:val="both"/>
        <w:rPr>
          <w:del w:id="658" w:author="Baika" w:date="2025-10-27T21:29:00Z"/>
          <w:rFonts w:ascii="Times New Roman" w:hAnsi="Times New Roman"/>
          <w:sz w:val="28"/>
          <w:szCs w:val="28"/>
        </w:rPr>
      </w:pPr>
      <w:del w:id="659" w:author="Baika" w:date="2025-10-27T21:29:00Z">
        <w:r w:rsidRPr="00F97468" w:rsidDel="006268E7">
          <w:rPr>
            <w:rFonts w:ascii="Times New Roman" w:hAnsi="Times New Roman"/>
            <w:sz w:val="28"/>
            <w:szCs w:val="28"/>
          </w:rPr>
          <w:delText>Шаг 5: Физическая установка</w:delText>
        </w:r>
        <w:r w:rsidR="00FB49E8" w:rsidDel="006268E7">
          <w:rPr>
            <w:rFonts w:ascii="Times New Roman" w:hAnsi="Times New Roman"/>
            <w:sz w:val="28"/>
            <w:szCs w:val="28"/>
          </w:rPr>
          <w:delText>: п</w:delText>
        </w:r>
        <w:r w:rsidRPr="00F97468" w:rsidDel="006268E7">
          <w:rPr>
            <w:rFonts w:ascii="Times New Roman" w:hAnsi="Times New Roman"/>
            <w:sz w:val="28"/>
            <w:szCs w:val="28"/>
          </w:rPr>
          <w:delText>рокладка кабелей, подключение устройств, установка антенн для Wi-Fi.</w:delText>
        </w:r>
      </w:del>
    </w:p>
    <w:p w14:paraId="1EEED016" w14:textId="6350BA46" w:rsidR="00F97468" w:rsidRPr="00F97468" w:rsidDel="006268E7" w:rsidRDefault="00F97468" w:rsidP="00EC7A37">
      <w:pPr>
        <w:numPr>
          <w:ilvl w:val="0"/>
          <w:numId w:val="4"/>
        </w:numPr>
        <w:spacing w:line="360" w:lineRule="auto"/>
        <w:jc w:val="both"/>
        <w:rPr>
          <w:del w:id="660" w:author="Baika" w:date="2025-10-27T21:29:00Z"/>
          <w:rFonts w:ascii="Times New Roman" w:hAnsi="Times New Roman"/>
          <w:sz w:val="28"/>
          <w:szCs w:val="28"/>
        </w:rPr>
      </w:pPr>
      <w:del w:id="661" w:author="Baika" w:date="2025-10-27T21:29:00Z">
        <w:r w:rsidRPr="00F97468" w:rsidDel="006268E7">
          <w:rPr>
            <w:rFonts w:ascii="Times New Roman" w:hAnsi="Times New Roman"/>
            <w:sz w:val="28"/>
            <w:szCs w:val="28"/>
          </w:rPr>
          <w:delText>Шаг 6: Конфигурация ПО</w:delText>
        </w:r>
        <w:r w:rsidR="00FB49E8" w:rsidDel="006268E7">
          <w:rPr>
            <w:rFonts w:ascii="Times New Roman" w:hAnsi="Times New Roman"/>
            <w:sz w:val="28"/>
            <w:szCs w:val="28"/>
          </w:rPr>
          <w:delText>: н</w:delText>
        </w:r>
        <w:r w:rsidRPr="00F97468" w:rsidDel="006268E7">
          <w:rPr>
            <w:rFonts w:ascii="Times New Roman" w:hAnsi="Times New Roman"/>
            <w:sz w:val="28"/>
            <w:szCs w:val="28"/>
          </w:rPr>
          <w:delText>азначение IP-адресов (статические или DHCP), настройка протоколов (TCP/IP, VLAN), установка firewall.</w:delText>
        </w:r>
      </w:del>
    </w:p>
    <w:p w14:paraId="4AB1AE43" w14:textId="0CA8D8E2" w:rsidR="00F97468" w:rsidRPr="00F97468" w:rsidDel="006268E7" w:rsidRDefault="00F97468" w:rsidP="00EC7A37">
      <w:pPr>
        <w:numPr>
          <w:ilvl w:val="0"/>
          <w:numId w:val="4"/>
        </w:numPr>
        <w:spacing w:line="360" w:lineRule="auto"/>
        <w:jc w:val="both"/>
        <w:rPr>
          <w:del w:id="662" w:author="Baika" w:date="2025-10-27T21:29:00Z"/>
          <w:rFonts w:ascii="Times New Roman" w:hAnsi="Times New Roman"/>
          <w:sz w:val="28"/>
          <w:szCs w:val="28"/>
        </w:rPr>
      </w:pPr>
      <w:del w:id="663" w:author="Baika" w:date="2025-10-27T21:29:00Z">
        <w:r w:rsidRPr="00F97468" w:rsidDel="006268E7">
          <w:rPr>
            <w:rFonts w:ascii="Times New Roman" w:hAnsi="Times New Roman"/>
            <w:sz w:val="28"/>
            <w:szCs w:val="28"/>
          </w:rPr>
          <w:delText>Шаг 7: Тестирование</w:delText>
        </w:r>
        <w:r w:rsidR="00FB49E8" w:rsidDel="006268E7">
          <w:rPr>
            <w:rFonts w:ascii="Times New Roman" w:hAnsi="Times New Roman"/>
            <w:sz w:val="28"/>
            <w:szCs w:val="28"/>
          </w:rPr>
          <w:delText>: п</w:delText>
        </w:r>
        <w:r w:rsidRPr="00F97468" w:rsidDel="006268E7">
          <w:rPr>
            <w:rFonts w:ascii="Times New Roman" w:hAnsi="Times New Roman"/>
            <w:sz w:val="28"/>
            <w:szCs w:val="28"/>
          </w:rPr>
          <w:delText>роверка связи, скорости, безопасности, устранение ошибок.</w:delText>
        </w:r>
      </w:del>
    </w:p>
    <w:p w14:paraId="1D772B1D" w14:textId="7970FDA3" w:rsidR="00AB01F4" w:rsidRPr="00924741" w:rsidDel="00924741" w:rsidRDefault="00F97468" w:rsidP="00DA7690">
      <w:pPr>
        <w:numPr>
          <w:ilvl w:val="0"/>
          <w:numId w:val="4"/>
        </w:numPr>
        <w:spacing w:line="360" w:lineRule="auto"/>
        <w:jc w:val="both"/>
        <w:rPr>
          <w:del w:id="664" w:author="Baika" w:date="2025-10-14T16:54:00Z"/>
          <w:rPrChange w:id="665" w:author="Baika" w:date="2025-10-14T16:54:00Z">
            <w:rPr>
              <w:del w:id="666" w:author="Baika" w:date="2025-10-14T16:54:00Z"/>
              <w:rFonts w:ascii="Times New Roman" w:hAnsi="Times New Roman"/>
              <w:sz w:val="28"/>
              <w:szCs w:val="28"/>
            </w:rPr>
          </w:rPrChange>
        </w:rPr>
      </w:pPr>
      <w:del w:id="667" w:author="Baika" w:date="2025-10-27T21:29:00Z">
        <w:r w:rsidRPr="00F97468" w:rsidDel="006268E7">
          <w:rPr>
            <w:rFonts w:ascii="Times New Roman" w:hAnsi="Times New Roman"/>
            <w:sz w:val="28"/>
            <w:szCs w:val="28"/>
          </w:rPr>
          <w:delText>Шаг 8: Запуск и документация</w:delText>
        </w:r>
        <w:r w:rsidR="00FB49E8" w:rsidDel="006268E7">
          <w:rPr>
            <w:rFonts w:ascii="Times New Roman" w:hAnsi="Times New Roman"/>
            <w:sz w:val="28"/>
            <w:szCs w:val="28"/>
          </w:rPr>
          <w:delText>: в</w:delText>
        </w:r>
        <w:r w:rsidRPr="00F97468" w:rsidDel="006268E7">
          <w:rPr>
            <w:rFonts w:ascii="Times New Roman" w:hAnsi="Times New Roman"/>
            <w:sz w:val="28"/>
            <w:szCs w:val="28"/>
          </w:rPr>
          <w:delText>ключение в эксплуатацию, создание схемы сети.</w:delText>
        </w:r>
      </w:del>
    </w:p>
    <w:p w14:paraId="2F278C48" w14:textId="7EBF4C4C" w:rsidR="00AB01F4" w:rsidRPr="006268E7" w:rsidDel="006268E7" w:rsidRDefault="00AB01F4" w:rsidP="006268E7">
      <w:pPr>
        <w:spacing w:line="360" w:lineRule="auto"/>
        <w:jc w:val="center"/>
        <w:rPr>
          <w:del w:id="668" w:author="Baika" w:date="2025-10-27T21:28:00Z"/>
          <w:rFonts w:ascii="Times New Roman" w:hAnsi="Times New Roman"/>
          <w:sz w:val="28"/>
          <w:szCs w:val="28"/>
          <w:rPrChange w:id="669" w:author="Baika" w:date="2025-10-27T21:28:00Z">
            <w:rPr>
              <w:del w:id="670" w:author="Baika" w:date="2025-10-27T21:28:00Z"/>
            </w:rPr>
          </w:rPrChange>
        </w:rPr>
        <w:pPrChange w:id="671" w:author="Baika" w:date="2025-10-27T21:28:00Z">
          <w:pPr>
            <w:pStyle w:val="3"/>
          </w:pPr>
        </w:pPrChange>
      </w:pPr>
      <w:bookmarkStart w:id="672" w:name="_Toc211353254"/>
      <w:del w:id="673" w:author="Baika" w:date="2025-10-14T16:54:00Z">
        <w:r w:rsidRPr="006268E7" w:rsidDel="00924741">
          <w:rPr>
            <w:rFonts w:ascii="Times New Roman" w:hAnsi="Times New Roman"/>
            <w:sz w:val="28"/>
            <w:szCs w:val="28"/>
            <w:rPrChange w:id="674" w:author="Baika" w:date="2025-10-27T21:28:00Z">
              <w:rPr/>
            </w:rPrChange>
          </w:rPr>
          <w:delText>3</w:delText>
        </w:r>
        <w:r w:rsidR="00FC7AB4" w:rsidRPr="006268E7" w:rsidDel="00924741">
          <w:rPr>
            <w:rFonts w:ascii="Times New Roman" w:hAnsi="Times New Roman"/>
            <w:sz w:val="28"/>
            <w:szCs w:val="28"/>
            <w:rPrChange w:id="675" w:author="Baika" w:date="2025-10-27T21:28:00Z">
              <w:rPr/>
            </w:rPrChange>
          </w:rPr>
          <w:delText>.</w:delText>
        </w:r>
        <w:r w:rsidRPr="006268E7" w:rsidDel="00924741">
          <w:rPr>
            <w:rFonts w:ascii="Times New Roman" w:hAnsi="Times New Roman"/>
            <w:sz w:val="28"/>
            <w:szCs w:val="28"/>
            <w:rPrChange w:id="676" w:author="Baika" w:date="2025-10-27T21:28:00Z">
              <w:rPr/>
            </w:rPrChange>
          </w:rPr>
          <w:delText xml:space="preserve"> </w:delText>
        </w:r>
        <w:r w:rsidR="00DA7690" w:rsidRPr="006268E7" w:rsidDel="00924741">
          <w:rPr>
            <w:rFonts w:ascii="Times New Roman" w:hAnsi="Times New Roman"/>
            <w:sz w:val="28"/>
            <w:szCs w:val="28"/>
            <w:rPrChange w:id="677" w:author="Baika" w:date="2025-10-27T21:28:00Z">
              <w:rPr/>
            </w:rPrChange>
          </w:rPr>
          <w:delText>Определение</w:delText>
        </w:r>
        <w:r w:rsidRPr="006268E7" w:rsidDel="00924741">
          <w:rPr>
            <w:rFonts w:ascii="Times New Roman" w:hAnsi="Times New Roman"/>
            <w:sz w:val="28"/>
            <w:szCs w:val="28"/>
            <w:rPrChange w:id="678" w:author="Baika" w:date="2025-10-27T21:28:00Z">
              <w:rPr/>
            </w:rPrChange>
          </w:rPr>
          <w:delText xml:space="preserve"> услов</w:delText>
        </w:r>
        <w:r w:rsidR="00DA7690" w:rsidRPr="006268E7" w:rsidDel="00924741">
          <w:rPr>
            <w:rFonts w:ascii="Times New Roman" w:hAnsi="Times New Roman"/>
            <w:sz w:val="28"/>
            <w:szCs w:val="28"/>
            <w:rPrChange w:id="679" w:author="Baika" w:date="2025-10-27T21:28:00Z">
              <w:rPr/>
            </w:rPrChange>
          </w:rPr>
          <w:delText>ия</w:delText>
        </w:r>
        <w:r w:rsidRPr="006268E7" w:rsidDel="00924741">
          <w:rPr>
            <w:rFonts w:ascii="Times New Roman" w:hAnsi="Times New Roman"/>
            <w:sz w:val="28"/>
            <w:szCs w:val="28"/>
            <w:rPrChange w:id="680" w:author="Baika" w:date="2025-10-27T21:28:00Z">
              <w:rPr/>
            </w:rPrChange>
          </w:rPr>
          <w:delText xml:space="preserve"> действий. Опреде</w:delText>
        </w:r>
        <w:r w:rsidR="00DA7690" w:rsidRPr="006268E7" w:rsidDel="00924741">
          <w:rPr>
            <w:rFonts w:ascii="Times New Roman" w:hAnsi="Times New Roman"/>
            <w:sz w:val="28"/>
            <w:szCs w:val="28"/>
            <w:rPrChange w:id="681" w:author="Baika" w:date="2025-10-27T21:28:00Z">
              <w:rPr/>
            </w:rPrChange>
          </w:rPr>
          <w:delText>ление</w:delText>
        </w:r>
        <w:r w:rsidRPr="006268E7" w:rsidDel="00924741">
          <w:rPr>
            <w:rFonts w:ascii="Times New Roman" w:hAnsi="Times New Roman"/>
            <w:sz w:val="28"/>
            <w:szCs w:val="28"/>
            <w:rPrChange w:id="682" w:author="Baika" w:date="2025-10-27T21:28:00Z">
              <w:rPr/>
            </w:rPrChange>
          </w:rPr>
          <w:delText xml:space="preserve"> поряд</w:delText>
        </w:r>
        <w:r w:rsidR="00DA7690" w:rsidRPr="006268E7" w:rsidDel="00924741">
          <w:rPr>
            <w:rFonts w:ascii="Times New Roman" w:hAnsi="Times New Roman"/>
            <w:sz w:val="28"/>
            <w:szCs w:val="28"/>
            <w:rPrChange w:id="683" w:author="Baika" w:date="2025-10-27T21:28:00Z">
              <w:rPr/>
            </w:rPrChange>
          </w:rPr>
          <w:delText>ка</w:delText>
        </w:r>
        <w:r w:rsidRPr="006268E7" w:rsidDel="00924741">
          <w:rPr>
            <w:rFonts w:ascii="Times New Roman" w:hAnsi="Times New Roman"/>
            <w:sz w:val="28"/>
            <w:szCs w:val="28"/>
            <w:rPrChange w:id="684" w:author="Baika" w:date="2025-10-27T21:28:00Z">
              <w:rPr/>
            </w:rPrChange>
          </w:rPr>
          <w:delText xml:space="preserve"> выполнения</w:delText>
        </w:r>
        <w:r w:rsidR="00FB49E8" w:rsidRPr="006268E7" w:rsidDel="00924741">
          <w:rPr>
            <w:rFonts w:ascii="Times New Roman" w:hAnsi="Times New Roman"/>
            <w:sz w:val="28"/>
            <w:szCs w:val="28"/>
            <w:rPrChange w:id="685" w:author="Baika" w:date="2025-10-27T21:28:00Z">
              <w:rPr/>
            </w:rPrChange>
          </w:rPr>
          <w:delText xml:space="preserve"> д</w:delText>
        </w:r>
        <w:r w:rsidRPr="006268E7" w:rsidDel="00924741">
          <w:rPr>
            <w:rFonts w:ascii="Times New Roman" w:hAnsi="Times New Roman"/>
            <w:sz w:val="28"/>
            <w:szCs w:val="28"/>
            <w:rPrChange w:id="686" w:author="Baika" w:date="2025-10-27T21:28:00Z">
              <w:rPr/>
            </w:rPrChange>
          </w:rPr>
          <w:delText>ействий</w:delText>
        </w:r>
      </w:del>
      <w:bookmarkEnd w:id="672"/>
    </w:p>
    <w:p w14:paraId="1B3D7C67" w14:textId="10A3C022" w:rsidR="00DA7690" w:rsidDel="006268E7" w:rsidRDefault="00DA7690" w:rsidP="006268E7">
      <w:pPr>
        <w:spacing w:line="360" w:lineRule="auto"/>
        <w:jc w:val="center"/>
        <w:rPr>
          <w:del w:id="687" w:author="Baika" w:date="2025-10-27T21:29:00Z"/>
          <w:rFonts w:ascii="Times New Roman" w:hAnsi="Times New Roman"/>
          <w:sz w:val="28"/>
          <w:szCs w:val="28"/>
        </w:rPr>
        <w:pPrChange w:id="688" w:author="Baika" w:date="2025-10-27T21:28:00Z">
          <w:pPr>
            <w:spacing w:line="360" w:lineRule="auto"/>
            <w:jc w:val="both"/>
          </w:pPr>
        </w:pPrChange>
      </w:pPr>
    </w:p>
    <w:p w14:paraId="20DA3185" w14:textId="56EF5B8B" w:rsidR="00D1583E" w:rsidRPr="00D1583E" w:rsidDel="006268E7" w:rsidRDefault="00D1583E" w:rsidP="00D1583E">
      <w:pPr>
        <w:spacing w:line="360" w:lineRule="auto"/>
        <w:jc w:val="both"/>
        <w:rPr>
          <w:del w:id="689" w:author="Baika" w:date="2025-10-27T21:29:00Z"/>
          <w:rFonts w:ascii="Times New Roman" w:hAnsi="Times New Roman"/>
          <w:sz w:val="28"/>
          <w:szCs w:val="28"/>
        </w:rPr>
      </w:pPr>
      <w:del w:id="690" w:author="Baika" w:date="2025-10-27T21:29:00Z">
        <w:r w:rsidRPr="00D1583E" w:rsidDel="006268E7">
          <w:rPr>
            <w:rFonts w:ascii="Times New Roman" w:hAnsi="Times New Roman"/>
            <w:sz w:val="28"/>
            <w:szCs w:val="28"/>
          </w:rPr>
          <w:delText>Д1: Собрать требования (определить: 10 ПК, 1 сервер, площадь 50 м², интернет 200 Мбит/с, бюджет $500)</w:delText>
        </w:r>
      </w:del>
    </w:p>
    <w:p w14:paraId="6DAA7456" w14:textId="5721518E" w:rsidR="00D1583E" w:rsidRPr="00D1583E" w:rsidDel="006268E7" w:rsidRDefault="00D1583E" w:rsidP="00D1583E">
      <w:pPr>
        <w:spacing w:line="360" w:lineRule="auto"/>
        <w:jc w:val="both"/>
        <w:rPr>
          <w:del w:id="691" w:author="Baika" w:date="2025-10-27T21:29:00Z"/>
          <w:rFonts w:ascii="Times New Roman" w:hAnsi="Times New Roman"/>
          <w:sz w:val="28"/>
          <w:szCs w:val="28"/>
        </w:rPr>
      </w:pPr>
      <w:del w:id="692" w:author="Baika" w:date="2025-10-27T21:29:00Z">
        <w:r w:rsidRPr="00D1583E" w:rsidDel="006268E7">
          <w:rPr>
            <w:rFonts w:ascii="Times New Roman" w:hAnsi="Times New Roman"/>
            <w:sz w:val="28"/>
            <w:szCs w:val="28"/>
          </w:rPr>
          <w:delText>Условия целесообразности: Действие полезно, когда проект только начат, и нет информации о требованиях. Это начальный этап, необходимый для определения всех последующих шагов.</w:delText>
        </w:r>
      </w:del>
    </w:p>
    <w:p w14:paraId="3F3DE9D9" w14:textId="793093D3" w:rsidR="00D1583E" w:rsidRPr="00D1583E" w:rsidDel="006268E7" w:rsidRDefault="00D1583E" w:rsidP="00D1583E">
      <w:pPr>
        <w:spacing w:line="360" w:lineRule="auto"/>
        <w:jc w:val="both"/>
        <w:rPr>
          <w:del w:id="693" w:author="Baika" w:date="2025-10-27T21:29:00Z"/>
          <w:rFonts w:ascii="Times New Roman" w:hAnsi="Times New Roman"/>
          <w:sz w:val="28"/>
          <w:szCs w:val="28"/>
        </w:rPr>
      </w:pPr>
      <w:del w:id="694" w:author="Baika" w:date="2025-10-27T21:29:00Z">
        <w:r w:rsidRPr="00D1583E" w:rsidDel="006268E7">
          <w:rPr>
            <w:rFonts w:ascii="Times New Roman" w:hAnsi="Times New Roman"/>
            <w:sz w:val="28"/>
            <w:szCs w:val="28"/>
          </w:rPr>
          <w:delText>Ф1: Проект начат.</w:delText>
        </w:r>
      </w:del>
    </w:p>
    <w:p w14:paraId="4541052B" w14:textId="4B590AAE" w:rsidR="00D1583E" w:rsidRPr="00D1583E" w:rsidDel="006268E7" w:rsidRDefault="00D1583E" w:rsidP="00D1583E">
      <w:pPr>
        <w:spacing w:line="360" w:lineRule="auto"/>
        <w:jc w:val="both"/>
        <w:rPr>
          <w:del w:id="695" w:author="Baika" w:date="2025-10-27T21:29:00Z"/>
          <w:rFonts w:ascii="Times New Roman" w:hAnsi="Times New Roman"/>
          <w:sz w:val="28"/>
          <w:szCs w:val="28"/>
        </w:rPr>
      </w:pPr>
      <w:del w:id="696" w:author="Baika" w:date="2025-10-27T21:29:00Z">
        <w:r w:rsidRPr="00D1583E" w:rsidDel="006268E7">
          <w:rPr>
            <w:rFonts w:ascii="Times New Roman" w:hAnsi="Times New Roman"/>
            <w:sz w:val="28"/>
            <w:szCs w:val="28"/>
          </w:rPr>
          <w:delText>Ф2: Требования не собраны.</w:delText>
        </w:r>
      </w:del>
    </w:p>
    <w:p w14:paraId="6A702C91" w14:textId="1C5DC3DE" w:rsidR="00D1583E" w:rsidRPr="00D1583E" w:rsidDel="006268E7" w:rsidRDefault="00D1583E" w:rsidP="00D1583E">
      <w:pPr>
        <w:spacing w:line="360" w:lineRule="auto"/>
        <w:jc w:val="both"/>
        <w:rPr>
          <w:del w:id="697" w:author="Baika" w:date="2025-10-27T21:29:00Z"/>
          <w:rFonts w:ascii="Times New Roman" w:hAnsi="Times New Roman"/>
          <w:sz w:val="28"/>
          <w:szCs w:val="28"/>
        </w:rPr>
      </w:pPr>
      <w:del w:id="698" w:author="Baika" w:date="2025-10-27T21:29:00Z">
        <w:r w:rsidRPr="00D1583E" w:rsidDel="006268E7">
          <w:rPr>
            <w:rFonts w:ascii="Times New Roman" w:hAnsi="Times New Roman"/>
            <w:sz w:val="28"/>
            <w:szCs w:val="28"/>
          </w:rPr>
          <w:delText>Условия возможности: Наличие заказчика или документа с задачей (Ф1: проект начат). Никакие предварительные действия не требуются, так как это первый шаг.</w:delText>
        </w:r>
      </w:del>
    </w:p>
    <w:p w14:paraId="6C6AB0BB" w14:textId="4D937D79" w:rsidR="00D1583E" w:rsidRPr="00D1583E" w:rsidDel="006268E7" w:rsidRDefault="00D1583E" w:rsidP="00D1583E">
      <w:pPr>
        <w:spacing w:line="360" w:lineRule="auto"/>
        <w:jc w:val="both"/>
        <w:rPr>
          <w:del w:id="699" w:author="Baika" w:date="2025-10-27T21:29:00Z"/>
          <w:rFonts w:ascii="Times New Roman" w:hAnsi="Times New Roman"/>
          <w:sz w:val="28"/>
          <w:szCs w:val="28"/>
        </w:rPr>
      </w:pPr>
      <w:del w:id="700" w:author="Baika" w:date="2025-10-27T21:29:00Z">
        <w:r w:rsidRPr="00D1583E" w:rsidDel="006268E7">
          <w:rPr>
            <w:rFonts w:ascii="Times New Roman" w:hAnsi="Times New Roman"/>
            <w:sz w:val="28"/>
            <w:szCs w:val="28"/>
          </w:rPr>
          <w:delText>Порядок: 1 (начало цепочки). Активируется первым, нет предшествующих действий. Переходит к Д2 (выбор типа сети).</w:delText>
        </w:r>
      </w:del>
    </w:p>
    <w:p w14:paraId="540AF204" w14:textId="2E415C08" w:rsidR="00D1583E" w:rsidRPr="00D1583E" w:rsidDel="006268E7" w:rsidRDefault="00D1583E" w:rsidP="00D1583E">
      <w:pPr>
        <w:spacing w:line="360" w:lineRule="auto"/>
        <w:jc w:val="both"/>
        <w:rPr>
          <w:del w:id="701" w:author="Baika" w:date="2025-10-27T21:29:00Z"/>
          <w:rFonts w:ascii="Times New Roman" w:hAnsi="Times New Roman"/>
          <w:sz w:val="28"/>
          <w:szCs w:val="28"/>
        </w:rPr>
      </w:pPr>
    </w:p>
    <w:p w14:paraId="42F35580" w14:textId="1C7466EA" w:rsidR="00D1583E" w:rsidRPr="00D1583E" w:rsidDel="006268E7" w:rsidRDefault="00D1583E" w:rsidP="00D1583E">
      <w:pPr>
        <w:spacing w:line="360" w:lineRule="auto"/>
        <w:jc w:val="both"/>
        <w:rPr>
          <w:del w:id="702" w:author="Baika" w:date="2025-10-27T21:29:00Z"/>
          <w:rFonts w:ascii="Times New Roman" w:hAnsi="Times New Roman"/>
          <w:sz w:val="28"/>
          <w:szCs w:val="28"/>
        </w:rPr>
      </w:pPr>
    </w:p>
    <w:p w14:paraId="0C23E55F" w14:textId="7676EBDC" w:rsidR="00D1583E" w:rsidRPr="00D1583E" w:rsidDel="006268E7" w:rsidRDefault="00D1583E" w:rsidP="00D1583E">
      <w:pPr>
        <w:spacing w:line="360" w:lineRule="auto"/>
        <w:jc w:val="both"/>
        <w:rPr>
          <w:del w:id="703" w:author="Baika" w:date="2025-10-27T21:29:00Z"/>
          <w:rFonts w:ascii="Times New Roman" w:hAnsi="Times New Roman"/>
          <w:sz w:val="28"/>
          <w:szCs w:val="28"/>
        </w:rPr>
      </w:pPr>
      <w:del w:id="704" w:author="Baika" w:date="2025-10-27T21:29:00Z">
        <w:r w:rsidRPr="00D1583E" w:rsidDel="006268E7">
          <w:rPr>
            <w:rFonts w:ascii="Times New Roman" w:hAnsi="Times New Roman"/>
            <w:sz w:val="28"/>
            <w:szCs w:val="28"/>
          </w:rPr>
          <w:delText>Д2: Выбрать тип сети (LAN + WLAN)</w:delText>
        </w:r>
      </w:del>
    </w:p>
    <w:p w14:paraId="58232721" w14:textId="6DD781F5" w:rsidR="00D1583E" w:rsidRPr="00D1583E" w:rsidDel="006268E7" w:rsidRDefault="00D1583E" w:rsidP="00D1583E">
      <w:pPr>
        <w:spacing w:line="360" w:lineRule="auto"/>
        <w:jc w:val="both"/>
        <w:rPr>
          <w:del w:id="705" w:author="Baika" w:date="2025-10-27T21:29:00Z"/>
          <w:rFonts w:ascii="Times New Roman" w:hAnsi="Times New Roman"/>
          <w:sz w:val="28"/>
          <w:szCs w:val="28"/>
        </w:rPr>
      </w:pPr>
      <w:del w:id="706" w:author="Baika" w:date="2025-10-27T21:29:00Z">
        <w:r w:rsidRPr="00D1583E" w:rsidDel="006268E7">
          <w:rPr>
            <w:rFonts w:ascii="Times New Roman" w:hAnsi="Times New Roman"/>
            <w:sz w:val="28"/>
            <w:szCs w:val="28"/>
          </w:rPr>
          <w:delText>Условия целесообразности: Действие полезно, когда известны требования, включая площадь помещения и тип устройств, чтобы определить подходящий тип сети (LAN для стационарных устройств, WLAN для мобильных).</w:delText>
        </w:r>
      </w:del>
    </w:p>
    <w:p w14:paraId="57A110FA" w14:textId="73CB3211" w:rsidR="00D1583E" w:rsidRPr="00D1583E" w:rsidDel="006268E7" w:rsidRDefault="00D1583E" w:rsidP="00D1583E">
      <w:pPr>
        <w:spacing w:line="360" w:lineRule="auto"/>
        <w:jc w:val="both"/>
        <w:rPr>
          <w:del w:id="707" w:author="Baika" w:date="2025-10-27T21:29:00Z"/>
          <w:rFonts w:ascii="Times New Roman" w:hAnsi="Times New Roman"/>
          <w:sz w:val="28"/>
          <w:szCs w:val="28"/>
        </w:rPr>
      </w:pPr>
      <w:del w:id="708" w:author="Baika" w:date="2025-10-27T21:29:00Z">
        <w:r w:rsidRPr="00D1583E" w:rsidDel="006268E7">
          <w:rPr>
            <w:rFonts w:ascii="Times New Roman" w:hAnsi="Times New Roman"/>
            <w:sz w:val="28"/>
            <w:szCs w:val="28"/>
          </w:rPr>
          <w:delText>Ф3: Требования собраны.</w:delText>
        </w:r>
      </w:del>
    </w:p>
    <w:p w14:paraId="5915278D" w14:textId="78069B20" w:rsidR="00D1583E" w:rsidRPr="00D1583E" w:rsidDel="006268E7" w:rsidRDefault="00D1583E" w:rsidP="00D1583E">
      <w:pPr>
        <w:spacing w:line="360" w:lineRule="auto"/>
        <w:jc w:val="both"/>
        <w:rPr>
          <w:del w:id="709" w:author="Baika" w:date="2025-10-27T21:29:00Z"/>
          <w:rFonts w:ascii="Times New Roman" w:hAnsi="Times New Roman"/>
          <w:sz w:val="28"/>
          <w:szCs w:val="28"/>
        </w:rPr>
      </w:pPr>
      <w:del w:id="710" w:author="Baika" w:date="2025-10-27T21:29:00Z">
        <w:r w:rsidRPr="00D1583E" w:rsidDel="006268E7">
          <w:rPr>
            <w:rFonts w:ascii="Times New Roman" w:hAnsi="Times New Roman"/>
            <w:sz w:val="28"/>
            <w:szCs w:val="28"/>
          </w:rPr>
          <w:delText>Ф4: Площадь = 50 м².</w:delText>
        </w:r>
      </w:del>
    </w:p>
    <w:p w14:paraId="1B9B392C" w14:textId="54AF4801" w:rsidR="00D1583E" w:rsidRPr="00D1583E" w:rsidDel="006268E7" w:rsidRDefault="00D1583E" w:rsidP="00D1583E">
      <w:pPr>
        <w:spacing w:line="360" w:lineRule="auto"/>
        <w:jc w:val="both"/>
        <w:rPr>
          <w:del w:id="711" w:author="Baika" w:date="2025-10-27T21:29:00Z"/>
          <w:rFonts w:ascii="Times New Roman" w:hAnsi="Times New Roman"/>
          <w:sz w:val="28"/>
          <w:szCs w:val="28"/>
        </w:rPr>
      </w:pPr>
      <w:del w:id="712" w:author="Baika" w:date="2025-10-27T21:29:00Z">
        <w:r w:rsidRPr="00D1583E" w:rsidDel="006268E7">
          <w:rPr>
            <w:rFonts w:ascii="Times New Roman" w:hAnsi="Times New Roman"/>
            <w:sz w:val="28"/>
            <w:szCs w:val="28"/>
          </w:rPr>
          <w:delText>Условия возможности: Требования должны быть собраны (Ф3, результат Д1). Доступ к данным о помещении и устройствах.</w:delText>
        </w:r>
      </w:del>
    </w:p>
    <w:p w14:paraId="2CED0482" w14:textId="7BF6B4A7" w:rsidR="00D1583E" w:rsidRPr="00D1583E" w:rsidDel="006268E7" w:rsidRDefault="00D1583E" w:rsidP="00D1583E">
      <w:pPr>
        <w:spacing w:line="360" w:lineRule="auto"/>
        <w:jc w:val="both"/>
        <w:rPr>
          <w:del w:id="713" w:author="Baika" w:date="2025-10-27T21:29:00Z"/>
          <w:rFonts w:ascii="Times New Roman" w:hAnsi="Times New Roman"/>
          <w:sz w:val="28"/>
          <w:szCs w:val="28"/>
        </w:rPr>
      </w:pPr>
      <w:del w:id="714" w:author="Baika" w:date="2025-10-27T21:29:00Z">
        <w:r w:rsidRPr="00D1583E" w:rsidDel="006268E7">
          <w:rPr>
            <w:rFonts w:ascii="Times New Roman" w:hAnsi="Times New Roman"/>
            <w:sz w:val="28"/>
            <w:szCs w:val="28"/>
          </w:rPr>
          <w:delText>Порядок: 2 (после Д1). Переходит к Д3 (выбор топологии).</w:delText>
        </w:r>
      </w:del>
    </w:p>
    <w:p w14:paraId="1BD2B98F" w14:textId="427D6241" w:rsidR="00D1583E" w:rsidRPr="00D1583E" w:rsidDel="006268E7" w:rsidRDefault="00D1583E" w:rsidP="00D1583E">
      <w:pPr>
        <w:spacing w:line="360" w:lineRule="auto"/>
        <w:jc w:val="both"/>
        <w:rPr>
          <w:del w:id="715" w:author="Baika" w:date="2025-10-27T21:29:00Z"/>
          <w:rFonts w:ascii="Times New Roman" w:hAnsi="Times New Roman"/>
          <w:sz w:val="28"/>
          <w:szCs w:val="28"/>
        </w:rPr>
      </w:pPr>
    </w:p>
    <w:p w14:paraId="7E255D9D" w14:textId="2FF3878A" w:rsidR="00D1583E" w:rsidRPr="00D1583E" w:rsidDel="006268E7" w:rsidRDefault="00D1583E" w:rsidP="00D1583E">
      <w:pPr>
        <w:spacing w:line="360" w:lineRule="auto"/>
        <w:jc w:val="both"/>
        <w:rPr>
          <w:del w:id="716" w:author="Baika" w:date="2025-10-27T21:29:00Z"/>
          <w:rFonts w:ascii="Times New Roman" w:hAnsi="Times New Roman"/>
          <w:sz w:val="28"/>
          <w:szCs w:val="28"/>
        </w:rPr>
      </w:pPr>
      <w:del w:id="717" w:author="Baika" w:date="2025-10-27T21:29:00Z">
        <w:r w:rsidRPr="00D1583E" w:rsidDel="006268E7">
          <w:rPr>
            <w:rFonts w:ascii="Times New Roman" w:hAnsi="Times New Roman"/>
            <w:sz w:val="28"/>
            <w:szCs w:val="28"/>
          </w:rPr>
          <w:delText>Д3: Выбрать топологию (звезда с центральным коммутатором)</w:delText>
        </w:r>
      </w:del>
    </w:p>
    <w:p w14:paraId="7A8558DA" w14:textId="17D78853" w:rsidR="00D1583E" w:rsidRPr="00D1583E" w:rsidDel="006268E7" w:rsidRDefault="00D1583E" w:rsidP="00D1583E">
      <w:pPr>
        <w:spacing w:line="360" w:lineRule="auto"/>
        <w:jc w:val="both"/>
        <w:rPr>
          <w:del w:id="718" w:author="Baika" w:date="2025-10-27T21:29:00Z"/>
          <w:rFonts w:ascii="Times New Roman" w:hAnsi="Times New Roman"/>
          <w:sz w:val="28"/>
          <w:szCs w:val="28"/>
        </w:rPr>
      </w:pPr>
      <w:del w:id="719" w:author="Baika" w:date="2025-10-27T21:29:00Z">
        <w:r w:rsidRPr="00D1583E" w:rsidDel="006268E7">
          <w:rPr>
            <w:rFonts w:ascii="Times New Roman" w:hAnsi="Times New Roman"/>
            <w:sz w:val="28"/>
            <w:szCs w:val="28"/>
          </w:rPr>
          <w:delText>Условия целесообразности: Действие полезно, когда тип сети определен, и нужно выбрать топологию, подходящую для количества устройств и надежности (звезда для &lt;20 устройств предпочтительна из-за надежности).</w:delText>
        </w:r>
      </w:del>
    </w:p>
    <w:p w14:paraId="68AE971B" w14:textId="00705644" w:rsidR="00D1583E" w:rsidRPr="00D1583E" w:rsidDel="006268E7" w:rsidRDefault="00D1583E" w:rsidP="00D1583E">
      <w:pPr>
        <w:spacing w:line="360" w:lineRule="auto"/>
        <w:jc w:val="both"/>
        <w:rPr>
          <w:del w:id="720" w:author="Baika" w:date="2025-10-27T21:29:00Z"/>
          <w:rFonts w:ascii="Times New Roman" w:hAnsi="Times New Roman"/>
          <w:sz w:val="28"/>
          <w:szCs w:val="28"/>
        </w:rPr>
      </w:pPr>
      <w:del w:id="721" w:author="Baika" w:date="2025-10-27T21:29:00Z">
        <w:r w:rsidRPr="00D1583E" w:rsidDel="006268E7">
          <w:rPr>
            <w:rFonts w:ascii="Times New Roman" w:hAnsi="Times New Roman"/>
            <w:sz w:val="28"/>
            <w:szCs w:val="28"/>
          </w:rPr>
          <w:delText>Ф5: Тип сети выбран (LAN + WLAN).</w:delText>
        </w:r>
      </w:del>
    </w:p>
    <w:p w14:paraId="0CE7E704" w14:textId="47E2E7EC" w:rsidR="00D1583E" w:rsidRPr="00D1583E" w:rsidDel="006268E7" w:rsidRDefault="00D1583E" w:rsidP="00D1583E">
      <w:pPr>
        <w:spacing w:line="360" w:lineRule="auto"/>
        <w:jc w:val="both"/>
        <w:rPr>
          <w:del w:id="722" w:author="Baika" w:date="2025-10-27T21:29:00Z"/>
          <w:rFonts w:ascii="Times New Roman" w:hAnsi="Times New Roman"/>
          <w:sz w:val="28"/>
          <w:szCs w:val="28"/>
        </w:rPr>
      </w:pPr>
      <w:del w:id="723" w:author="Baika" w:date="2025-10-27T21:29:00Z">
        <w:r w:rsidRPr="00D1583E" w:rsidDel="006268E7">
          <w:rPr>
            <w:rFonts w:ascii="Times New Roman" w:hAnsi="Times New Roman"/>
            <w:sz w:val="28"/>
            <w:szCs w:val="28"/>
          </w:rPr>
          <w:delText>Ф6: Количество устройств &lt;20.</w:delText>
        </w:r>
      </w:del>
    </w:p>
    <w:p w14:paraId="37962FC3" w14:textId="71977DAD" w:rsidR="00D1583E" w:rsidRPr="00D1583E" w:rsidDel="006268E7" w:rsidRDefault="00D1583E" w:rsidP="00D1583E">
      <w:pPr>
        <w:spacing w:line="360" w:lineRule="auto"/>
        <w:jc w:val="both"/>
        <w:rPr>
          <w:del w:id="724" w:author="Baika" w:date="2025-10-27T21:29:00Z"/>
          <w:rFonts w:ascii="Times New Roman" w:hAnsi="Times New Roman"/>
          <w:sz w:val="28"/>
          <w:szCs w:val="28"/>
        </w:rPr>
      </w:pPr>
      <w:del w:id="725" w:author="Baika" w:date="2025-10-27T21:29:00Z">
        <w:r w:rsidRPr="00D1583E" w:rsidDel="006268E7">
          <w:rPr>
            <w:rFonts w:ascii="Times New Roman" w:hAnsi="Times New Roman"/>
            <w:sz w:val="28"/>
            <w:szCs w:val="28"/>
          </w:rPr>
          <w:delText>Условия возможности: Тип сети выбран (Ф5, результат Д2). Информация о количестве устройств доступна (Ф6).</w:delText>
        </w:r>
      </w:del>
    </w:p>
    <w:p w14:paraId="17B3253B" w14:textId="08700FEC" w:rsidR="00D1583E" w:rsidRPr="00D1583E" w:rsidDel="006268E7" w:rsidRDefault="00D1583E" w:rsidP="00D1583E">
      <w:pPr>
        <w:spacing w:line="360" w:lineRule="auto"/>
        <w:jc w:val="both"/>
        <w:rPr>
          <w:del w:id="726" w:author="Baika" w:date="2025-10-27T21:29:00Z"/>
          <w:rFonts w:ascii="Times New Roman" w:hAnsi="Times New Roman"/>
          <w:sz w:val="28"/>
          <w:szCs w:val="28"/>
        </w:rPr>
      </w:pPr>
      <w:del w:id="727" w:author="Baika" w:date="2025-10-27T21:29:00Z">
        <w:r w:rsidRPr="00D1583E" w:rsidDel="006268E7">
          <w:rPr>
            <w:rFonts w:ascii="Times New Roman" w:hAnsi="Times New Roman"/>
            <w:sz w:val="28"/>
            <w:szCs w:val="28"/>
          </w:rPr>
          <w:delText>Порядок: 3 (после Д2). Переходит к Д4 (подбор оборудования).</w:delText>
        </w:r>
      </w:del>
    </w:p>
    <w:p w14:paraId="4EA816A8" w14:textId="4E1F9152" w:rsidR="00D1583E" w:rsidRPr="00D1583E" w:rsidDel="006268E7" w:rsidRDefault="00D1583E" w:rsidP="00D1583E">
      <w:pPr>
        <w:spacing w:line="360" w:lineRule="auto"/>
        <w:jc w:val="both"/>
        <w:rPr>
          <w:del w:id="728" w:author="Baika" w:date="2025-10-27T21:29:00Z"/>
          <w:rFonts w:ascii="Times New Roman" w:hAnsi="Times New Roman"/>
          <w:sz w:val="28"/>
          <w:szCs w:val="28"/>
        </w:rPr>
      </w:pPr>
    </w:p>
    <w:p w14:paraId="217A1D26" w14:textId="2C16E6A9" w:rsidR="00D1583E" w:rsidRPr="00D1583E" w:rsidDel="006268E7" w:rsidRDefault="00D1583E" w:rsidP="00D1583E">
      <w:pPr>
        <w:spacing w:line="360" w:lineRule="auto"/>
        <w:jc w:val="both"/>
        <w:rPr>
          <w:del w:id="729" w:author="Baika" w:date="2025-10-27T21:29:00Z"/>
          <w:rFonts w:ascii="Times New Roman" w:hAnsi="Times New Roman"/>
          <w:sz w:val="28"/>
          <w:szCs w:val="28"/>
        </w:rPr>
      </w:pPr>
    </w:p>
    <w:p w14:paraId="64BD06C8" w14:textId="3DC1D424" w:rsidR="00D1583E" w:rsidRPr="00D1583E" w:rsidDel="006268E7" w:rsidRDefault="00D1583E" w:rsidP="00D1583E">
      <w:pPr>
        <w:spacing w:line="360" w:lineRule="auto"/>
        <w:jc w:val="both"/>
        <w:rPr>
          <w:del w:id="730" w:author="Baika" w:date="2025-10-27T21:29:00Z"/>
          <w:rFonts w:ascii="Times New Roman" w:hAnsi="Times New Roman"/>
          <w:sz w:val="28"/>
          <w:szCs w:val="28"/>
        </w:rPr>
      </w:pPr>
      <w:del w:id="731" w:author="Baika" w:date="2025-10-27T21:29:00Z">
        <w:r w:rsidRPr="00D1583E" w:rsidDel="006268E7">
          <w:rPr>
            <w:rFonts w:ascii="Times New Roman" w:hAnsi="Times New Roman"/>
            <w:sz w:val="28"/>
            <w:szCs w:val="28"/>
          </w:rPr>
          <w:delText>Д4: Подобрать оборудование (TP-Link TL-SG1016D коммутатор, Archer C6 роутер, 20 м кабеля Cat6)</w:delText>
        </w:r>
      </w:del>
    </w:p>
    <w:p w14:paraId="42BA078A" w14:textId="663CBF9F" w:rsidR="00D1583E" w:rsidRPr="00D1583E" w:rsidDel="006268E7" w:rsidRDefault="00D1583E" w:rsidP="00D1583E">
      <w:pPr>
        <w:spacing w:line="360" w:lineRule="auto"/>
        <w:jc w:val="both"/>
        <w:rPr>
          <w:del w:id="732" w:author="Baika" w:date="2025-10-27T21:29:00Z"/>
          <w:rFonts w:ascii="Times New Roman" w:hAnsi="Times New Roman"/>
          <w:sz w:val="28"/>
          <w:szCs w:val="28"/>
        </w:rPr>
      </w:pPr>
      <w:del w:id="733" w:author="Baika" w:date="2025-10-27T21:29:00Z">
        <w:r w:rsidRPr="00D1583E" w:rsidDel="006268E7">
          <w:rPr>
            <w:rFonts w:ascii="Times New Roman" w:hAnsi="Times New Roman"/>
            <w:sz w:val="28"/>
            <w:szCs w:val="28"/>
          </w:rPr>
          <w:delText>Условия целесообразности: Действие полезно, когда топология определена, и нужно выбрать оборудование, соответствующее бюджету и техническим требованиям.</w:delText>
        </w:r>
      </w:del>
    </w:p>
    <w:p w14:paraId="75C00DA6" w14:textId="0D09E562" w:rsidR="00D1583E" w:rsidRPr="00D1583E" w:rsidDel="006268E7" w:rsidRDefault="00D1583E" w:rsidP="00D1583E">
      <w:pPr>
        <w:spacing w:line="360" w:lineRule="auto"/>
        <w:jc w:val="both"/>
        <w:rPr>
          <w:del w:id="734" w:author="Baika" w:date="2025-10-27T21:29:00Z"/>
          <w:rFonts w:ascii="Times New Roman" w:hAnsi="Times New Roman"/>
          <w:sz w:val="28"/>
          <w:szCs w:val="28"/>
        </w:rPr>
      </w:pPr>
      <w:del w:id="735" w:author="Baika" w:date="2025-10-27T21:29:00Z">
        <w:r w:rsidRPr="00D1583E" w:rsidDel="006268E7">
          <w:rPr>
            <w:rFonts w:ascii="Times New Roman" w:hAnsi="Times New Roman"/>
            <w:sz w:val="28"/>
            <w:szCs w:val="28"/>
          </w:rPr>
          <w:delText>Ф8: Топология выбрана (звезда с коммутатором).</w:delText>
        </w:r>
      </w:del>
    </w:p>
    <w:p w14:paraId="63D8954F" w14:textId="6A14BA3D" w:rsidR="00D1583E" w:rsidRPr="00D1583E" w:rsidDel="006268E7" w:rsidRDefault="00D1583E" w:rsidP="00D1583E">
      <w:pPr>
        <w:spacing w:line="360" w:lineRule="auto"/>
        <w:jc w:val="both"/>
        <w:rPr>
          <w:del w:id="736" w:author="Baika" w:date="2025-10-27T21:29:00Z"/>
          <w:rFonts w:ascii="Times New Roman" w:hAnsi="Times New Roman"/>
          <w:sz w:val="28"/>
          <w:szCs w:val="28"/>
        </w:rPr>
      </w:pPr>
      <w:del w:id="737" w:author="Baika" w:date="2025-10-27T21:29:00Z">
        <w:r w:rsidRPr="00D1583E" w:rsidDel="006268E7">
          <w:rPr>
            <w:rFonts w:ascii="Times New Roman" w:hAnsi="Times New Roman"/>
            <w:sz w:val="28"/>
            <w:szCs w:val="28"/>
          </w:rPr>
          <w:delText>Ф7: Бюджет = $500.</w:delText>
        </w:r>
      </w:del>
    </w:p>
    <w:p w14:paraId="06E4E938" w14:textId="1597E7AE" w:rsidR="00D1583E" w:rsidRPr="00D1583E" w:rsidDel="006268E7" w:rsidRDefault="00D1583E" w:rsidP="00D1583E">
      <w:pPr>
        <w:spacing w:line="360" w:lineRule="auto"/>
        <w:jc w:val="both"/>
        <w:rPr>
          <w:del w:id="738" w:author="Baika" w:date="2025-10-27T21:29:00Z"/>
          <w:rFonts w:ascii="Times New Roman" w:hAnsi="Times New Roman"/>
          <w:sz w:val="28"/>
          <w:szCs w:val="28"/>
        </w:rPr>
      </w:pPr>
      <w:del w:id="739" w:author="Baika" w:date="2025-10-27T21:29:00Z">
        <w:r w:rsidRPr="00D1583E" w:rsidDel="006268E7">
          <w:rPr>
            <w:rFonts w:ascii="Times New Roman" w:hAnsi="Times New Roman"/>
            <w:sz w:val="28"/>
            <w:szCs w:val="28"/>
          </w:rPr>
          <w:delText>Условия возможности: Топология выбрана (Ф8, результат Д3). Бюджет известен и подтвержден (Ф7).</w:delText>
        </w:r>
      </w:del>
    </w:p>
    <w:p w14:paraId="16D3C3F1" w14:textId="2EB8045C" w:rsidR="00D1583E" w:rsidRPr="00D1583E" w:rsidDel="006268E7" w:rsidRDefault="00D1583E" w:rsidP="00D1583E">
      <w:pPr>
        <w:spacing w:line="360" w:lineRule="auto"/>
        <w:jc w:val="both"/>
        <w:rPr>
          <w:del w:id="740" w:author="Baika" w:date="2025-10-27T21:29:00Z"/>
          <w:rFonts w:ascii="Times New Roman" w:hAnsi="Times New Roman"/>
          <w:sz w:val="28"/>
          <w:szCs w:val="28"/>
        </w:rPr>
      </w:pPr>
      <w:del w:id="741" w:author="Baika" w:date="2025-10-27T21:29:00Z">
        <w:r w:rsidRPr="00D1583E" w:rsidDel="006268E7">
          <w:rPr>
            <w:rFonts w:ascii="Times New Roman" w:hAnsi="Times New Roman"/>
            <w:sz w:val="28"/>
            <w:szCs w:val="28"/>
          </w:rPr>
          <w:delText>Порядок: 4 (после Д3). Переходит к Д5 (установка оборудования).</w:delText>
        </w:r>
      </w:del>
    </w:p>
    <w:p w14:paraId="5510A9AD" w14:textId="648BF7F0" w:rsidR="00D1583E" w:rsidRPr="00D1583E" w:rsidDel="006268E7" w:rsidRDefault="00D1583E" w:rsidP="00D1583E">
      <w:pPr>
        <w:spacing w:line="360" w:lineRule="auto"/>
        <w:jc w:val="both"/>
        <w:rPr>
          <w:del w:id="742" w:author="Baika" w:date="2025-10-27T21:29:00Z"/>
          <w:rFonts w:ascii="Times New Roman" w:hAnsi="Times New Roman"/>
          <w:sz w:val="28"/>
          <w:szCs w:val="28"/>
        </w:rPr>
      </w:pPr>
    </w:p>
    <w:p w14:paraId="7B4A235E" w14:textId="2CB41327" w:rsidR="00D1583E" w:rsidRPr="00D1583E" w:rsidDel="006268E7" w:rsidRDefault="00D1583E" w:rsidP="00D1583E">
      <w:pPr>
        <w:spacing w:line="360" w:lineRule="auto"/>
        <w:jc w:val="both"/>
        <w:rPr>
          <w:del w:id="743" w:author="Baika" w:date="2025-10-27T21:29:00Z"/>
          <w:rFonts w:ascii="Times New Roman" w:hAnsi="Times New Roman"/>
          <w:sz w:val="28"/>
          <w:szCs w:val="28"/>
        </w:rPr>
      </w:pPr>
      <w:del w:id="744" w:author="Baika" w:date="2025-10-27T21:29:00Z">
        <w:r w:rsidRPr="00D1583E" w:rsidDel="006268E7">
          <w:rPr>
            <w:rFonts w:ascii="Times New Roman" w:hAnsi="Times New Roman"/>
            <w:sz w:val="28"/>
            <w:szCs w:val="28"/>
          </w:rPr>
          <w:delText>Д5: Установить оборудование (подключить кабели к коммутатору, разместить роутер)</w:delText>
        </w:r>
      </w:del>
    </w:p>
    <w:p w14:paraId="663BBEF6" w14:textId="6FB37323" w:rsidR="00D1583E" w:rsidRPr="00D1583E" w:rsidDel="006268E7" w:rsidRDefault="00D1583E" w:rsidP="00D1583E">
      <w:pPr>
        <w:spacing w:line="360" w:lineRule="auto"/>
        <w:jc w:val="both"/>
        <w:rPr>
          <w:del w:id="745" w:author="Baika" w:date="2025-10-27T21:29:00Z"/>
          <w:rFonts w:ascii="Times New Roman" w:hAnsi="Times New Roman"/>
          <w:sz w:val="28"/>
          <w:szCs w:val="28"/>
        </w:rPr>
      </w:pPr>
      <w:del w:id="746" w:author="Baika" w:date="2025-10-27T21:29:00Z">
        <w:r w:rsidRPr="00D1583E" w:rsidDel="006268E7">
          <w:rPr>
            <w:rFonts w:ascii="Times New Roman" w:hAnsi="Times New Roman"/>
            <w:sz w:val="28"/>
            <w:szCs w:val="28"/>
          </w:rPr>
          <w:delText>Условия целесообразности: Действие полезно, когда оборудование выбрано, и нужно физически организовать сеть для дальнейшей настройки.</w:delText>
        </w:r>
      </w:del>
    </w:p>
    <w:p w14:paraId="1D19E046" w14:textId="5254FD3A" w:rsidR="00D1583E" w:rsidRPr="00D1583E" w:rsidDel="006268E7" w:rsidRDefault="00D1583E" w:rsidP="00D1583E">
      <w:pPr>
        <w:spacing w:line="360" w:lineRule="auto"/>
        <w:jc w:val="both"/>
        <w:rPr>
          <w:del w:id="747" w:author="Baika" w:date="2025-10-27T21:29:00Z"/>
          <w:rFonts w:ascii="Times New Roman" w:hAnsi="Times New Roman"/>
          <w:sz w:val="28"/>
          <w:szCs w:val="28"/>
        </w:rPr>
      </w:pPr>
    </w:p>
    <w:p w14:paraId="04BDAF68" w14:textId="496495F0" w:rsidR="00D1583E" w:rsidRPr="00D1583E" w:rsidDel="006268E7" w:rsidRDefault="00D1583E" w:rsidP="00D1583E">
      <w:pPr>
        <w:spacing w:line="360" w:lineRule="auto"/>
        <w:jc w:val="both"/>
        <w:rPr>
          <w:del w:id="748" w:author="Baika" w:date="2025-10-27T21:29:00Z"/>
          <w:rFonts w:ascii="Times New Roman" w:hAnsi="Times New Roman"/>
          <w:sz w:val="28"/>
          <w:szCs w:val="28"/>
        </w:rPr>
      </w:pPr>
      <w:del w:id="749" w:author="Baika" w:date="2025-10-27T21:29:00Z">
        <w:r w:rsidRPr="00D1583E" w:rsidDel="006268E7">
          <w:rPr>
            <w:rFonts w:ascii="Times New Roman" w:hAnsi="Times New Roman"/>
            <w:sz w:val="28"/>
            <w:szCs w:val="28"/>
          </w:rPr>
          <w:delText>Ф9: Оборудование подобрано.</w:delText>
        </w:r>
      </w:del>
    </w:p>
    <w:p w14:paraId="7BFED150" w14:textId="4A6A69F4" w:rsidR="00D1583E" w:rsidRPr="00D1583E" w:rsidDel="006268E7" w:rsidRDefault="00D1583E" w:rsidP="00D1583E">
      <w:pPr>
        <w:spacing w:line="360" w:lineRule="auto"/>
        <w:jc w:val="both"/>
        <w:rPr>
          <w:del w:id="750" w:author="Baika" w:date="2025-10-27T21:29:00Z"/>
          <w:rFonts w:ascii="Times New Roman" w:hAnsi="Times New Roman"/>
          <w:sz w:val="28"/>
          <w:szCs w:val="28"/>
        </w:rPr>
      </w:pPr>
      <w:del w:id="751" w:author="Baika" w:date="2025-10-27T21:29:00Z">
        <w:r w:rsidRPr="00D1583E" w:rsidDel="006268E7">
          <w:rPr>
            <w:rFonts w:ascii="Times New Roman" w:hAnsi="Times New Roman"/>
            <w:sz w:val="28"/>
            <w:szCs w:val="28"/>
          </w:rPr>
          <w:delText>Ф10: Помещение готово к монтажу.</w:delText>
        </w:r>
      </w:del>
    </w:p>
    <w:p w14:paraId="79B0F487" w14:textId="2505BD30" w:rsidR="00D1583E" w:rsidRPr="00D1583E" w:rsidDel="006268E7" w:rsidRDefault="00D1583E" w:rsidP="00D1583E">
      <w:pPr>
        <w:spacing w:line="360" w:lineRule="auto"/>
        <w:jc w:val="both"/>
        <w:rPr>
          <w:del w:id="752" w:author="Baika" w:date="2025-10-27T21:29:00Z"/>
          <w:rFonts w:ascii="Times New Roman" w:hAnsi="Times New Roman"/>
          <w:sz w:val="28"/>
          <w:szCs w:val="28"/>
        </w:rPr>
      </w:pPr>
      <w:del w:id="753" w:author="Baika" w:date="2025-10-27T21:29:00Z">
        <w:r w:rsidRPr="00D1583E" w:rsidDel="006268E7">
          <w:rPr>
            <w:rFonts w:ascii="Times New Roman" w:hAnsi="Times New Roman"/>
            <w:sz w:val="28"/>
            <w:szCs w:val="28"/>
          </w:rPr>
          <w:delText>Условия возможности: Оборудование доставлено (Ф9, результат Д4). Помещение подготовлено (розетки, пространство для роутера, Ф10).</w:delText>
        </w:r>
      </w:del>
    </w:p>
    <w:p w14:paraId="14A1D2A9" w14:textId="37321156" w:rsidR="00D1583E" w:rsidRPr="00D1583E" w:rsidDel="006268E7" w:rsidRDefault="00D1583E" w:rsidP="00D1583E">
      <w:pPr>
        <w:spacing w:line="360" w:lineRule="auto"/>
        <w:jc w:val="both"/>
        <w:rPr>
          <w:del w:id="754" w:author="Baika" w:date="2025-10-27T21:29:00Z"/>
          <w:rFonts w:ascii="Times New Roman" w:hAnsi="Times New Roman"/>
          <w:sz w:val="28"/>
          <w:szCs w:val="28"/>
        </w:rPr>
      </w:pPr>
      <w:del w:id="755" w:author="Baika" w:date="2025-10-27T21:29:00Z">
        <w:r w:rsidRPr="00D1583E" w:rsidDel="006268E7">
          <w:rPr>
            <w:rFonts w:ascii="Times New Roman" w:hAnsi="Times New Roman"/>
            <w:sz w:val="28"/>
            <w:szCs w:val="28"/>
          </w:rPr>
          <w:delText>Порядок: 5 (после Д4). Переходит к Д6 (настройка ПО).</w:delText>
        </w:r>
      </w:del>
    </w:p>
    <w:p w14:paraId="1F1B5B5D" w14:textId="16CFD2DB" w:rsidR="00D1583E" w:rsidRPr="00D1583E" w:rsidDel="006268E7" w:rsidRDefault="00D1583E" w:rsidP="00D1583E">
      <w:pPr>
        <w:spacing w:line="360" w:lineRule="auto"/>
        <w:jc w:val="both"/>
        <w:rPr>
          <w:del w:id="756" w:author="Baika" w:date="2025-10-27T21:29:00Z"/>
          <w:rFonts w:ascii="Times New Roman" w:hAnsi="Times New Roman"/>
          <w:sz w:val="28"/>
          <w:szCs w:val="28"/>
        </w:rPr>
      </w:pPr>
    </w:p>
    <w:p w14:paraId="778CBA93" w14:textId="444B9E42" w:rsidR="00D1583E" w:rsidRPr="00D1583E" w:rsidDel="006268E7" w:rsidRDefault="00D1583E" w:rsidP="00D1583E">
      <w:pPr>
        <w:spacing w:line="360" w:lineRule="auto"/>
        <w:jc w:val="both"/>
        <w:rPr>
          <w:del w:id="757" w:author="Baika" w:date="2025-10-27T21:29:00Z"/>
          <w:rFonts w:ascii="Times New Roman" w:hAnsi="Times New Roman"/>
          <w:sz w:val="28"/>
          <w:szCs w:val="28"/>
        </w:rPr>
      </w:pPr>
      <w:del w:id="758" w:author="Baika" w:date="2025-10-27T21:29:00Z">
        <w:r w:rsidRPr="00D1583E" w:rsidDel="006268E7">
          <w:rPr>
            <w:rFonts w:ascii="Times New Roman" w:hAnsi="Times New Roman"/>
            <w:sz w:val="28"/>
            <w:szCs w:val="28"/>
          </w:rPr>
          <w:delText>Д6: Настроить ПО (включить DHCP для IP-диапазона 192.168.1.100–200, установить маску подсети 255.255.255.0, активировать firewall на портах 135-139)</w:delText>
        </w:r>
      </w:del>
    </w:p>
    <w:p w14:paraId="6CDE97A7" w14:textId="259C1075" w:rsidR="00D1583E" w:rsidRPr="00D1583E" w:rsidDel="006268E7" w:rsidRDefault="00D1583E" w:rsidP="00D1583E">
      <w:pPr>
        <w:spacing w:line="360" w:lineRule="auto"/>
        <w:jc w:val="both"/>
        <w:rPr>
          <w:del w:id="759" w:author="Baika" w:date="2025-10-27T21:29:00Z"/>
          <w:rFonts w:ascii="Times New Roman" w:hAnsi="Times New Roman"/>
          <w:sz w:val="28"/>
          <w:szCs w:val="28"/>
        </w:rPr>
      </w:pPr>
      <w:del w:id="760" w:author="Baika" w:date="2025-10-27T21:29:00Z">
        <w:r w:rsidRPr="00D1583E" w:rsidDel="006268E7">
          <w:rPr>
            <w:rFonts w:ascii="Times New Roman" w:hAnsi="Times New Roman"/>
            <w:sz w:val="28"/>
            <w:szCs w:val="28"/>
          </w:rPr>
          <w:delText>Условия целесообразности: Действие полезно, когда оборудование установлено, и нужно обеспечить программную связь между устройствами.</w:delText>
        </w:r>
      </w:del>
    </w:p>
    <w:p w14:paraId="326CE46B" w14:textId="221A446B" w:rsidR="00D1583E" w:rsidRPr="00D1583E" w:rsidDel="006268E7" w:rsidRDefault="00D1583E" w:rsidP="00D1583E">
      <w:pPr>
        <w:spacing w:line="360" w:lineRule="auto"/>
        <w:jc w:val="both"/>
        <w:rPr>
          <w:del w:id="761" w:author="Baika" w:date="2025-10-27T21:29:00Z"/>
          <w:rFonts w:ascii="Times New Roman" w:hAnsi="Times New Roman"/>
          <w:sz w:val="28"/>
          <w:szCs w:val="28"/>
        </w:rPr>
      </w:pPr>
      <w:del w:id="762" w:author="Baika" w:date="2025-10-27T21:29:00Z">
        <w:r w:rsidRPr="00D1583E" w:rsidDel="006268E7">
          <w:rPr>
            <w:rFonts w:ascii="Times New Roman" w:hAnsi="Times New Roman"/>
            <w:sz w:val="28"/>
            <w:szCs w:val="28"/>
          </w:rPr>
          <w:delText>Ф11: Оборудование установлено.</w:delText>
        </w:r>
      </w:del>
    </w:p>
    <w:p w14:paraId="1683B55D" w14:textId="20204E2D" w:rsidR="00D1583E" w:rsidRPr="00D1583E" w:rsidDel="006268E7" w:rsidRDefault="00D1583E" w:rsidP="00D1583E">
      <w:pPr>
        <w:spacing w:line="360" w:lineRule="auto"/>
        <w:jc w:val="both"/>
        <w:rPr>
          <w:del w:id="763" w:author="Baika" w:date="2025-10-27T21:29:00Z"/>
          <w:rFonts w:ascii="Times New Roman" w:hAnsi="Times New Roman"/>
          <w:sz w:val="28"/>
          <w:szCs w:val="28"/>
        </w:rPr>
      </w:pPr>
      <w:del w:id="764" w:author="Baika" w:date="2025-10-27T21:29:00Z">
        <w:r w:rsidRPr="00D1583E" w:rsidDel="006268E7">
          <w:rPr>
            <w:rFonts w:ascii="Times New Roman" w:hAnsi="Times New Roman"/>
            <w:sz w:val="28"/>
            <w:szCs w:val="28"/>
          </w:rPr>
          <w:delText>Ф12: ОС устройств = Windows 10.</w:delText>
        </w:r>
      </w:del>
    </w:p>
    <w:p w14:paraId="55D1781E" w14:textId="1DB2C4C0" w:rsidR="00D1583E" w:rsidRPr="00D1583E" w:rsidDel="006268E7" w:rsidRDefault="00D1583E" w:rsidP="00D1583E">
      <w:pPr>
        <w:spacing w:line="360" w:lineRule="auto"/>
        <w:jc w:val="both"/>
        <w:rPr>
          <w:del w:id="765" w:author="Baika" w:date="2025-10-27T21:29:00Z"/>
          <w:rFonts w:ascii="Times New Roman" w:hAnsi="Times New Roman"/>
          <w:sz w:val="28"/>
          <w:szCs w:val="28"/>
        </w:rPr>
      </w:pPr>
      <w:del w:id="766" w:author="Baika" w:date="2025-10-27T21:29:00Z">
        <w:r w:rsidRPr="00D1583E" w:rsidDel="006268E7">
          <w:rPr>
            <w:rFonts w:ascii="Times New Roman" w:hAnsi="Times New Roman"/>
            <w:sz w:val="28"/>
            <w:szCs w:val="28"/>
          </w:rPr>
          <w:delText>Условия возможности: Оборудование физически подключено (Ф11, результат Д5). Устройства имеют совместимую ОС (Ф12).</w:delText>
        </w:r>
      </w:del>
    </w:p>
    <w:p w14:paraId="5FF9EDBD" w14:textId="2CF2304A" w:rsidR="00D1583E" w:rsidRPr="00D1583E" w:rsidDel="006268E7" w:rsidRDefault="00D1583E" w:rsidP="00D1583E">
      <w:pPr>
        <w:spacing w:line="360" w:lineRule="auto"/>
        <w:jc w:val="both"/>
        <w:rPr>
          <w:del w:id="767" w:author="Baika" w:date="2025-10-27T21:29:00Z"/>
          <w:rFonts w:ascii="Times New Roman" w:hAnsi="Times New Roman"/>
          <w:sz w:val="28"/>
          <w:szCs w:val="28"/>
        </w:rPr>
      </w:pPr>
      <w:del w:id="768" w:author="Baika" w:date="2025-10-27T21:29:00Z">
        <w:r w:rsidRPr="00D1583E" w:rsidDel="006268E7">
          <w:rPr>
            <w:rFonts w:ascii="Times New Roman" w:hAnsi="Times New Roman"/>
            <w:sz w:val="28"/>
            <w:szCs w:val="28"/>
          </w:rPr>
          <w:delText>Порядок: 6 (после Д5). Переходит к Д7 (если WLAN) или Д8 (тестирование).</w:delText>
        </w:r>
      </w:del>
    </w:p>
    <w:p w14:paraId="12225982" w14:textId="62335CD3" w:rsidR="00D1583E" w:rsidRPr="00D1583E" w:rsidDel="006268E7" w:rsidRDefault="00D1583E" w:rsidP="00D1583E">
      <w:pPr>
        <w:spacing w:line="360" w:lineRule="auto"/>
        <w:jc w:val="both"/>
        <w:rPr>
          <w:del w:id="769" w:author="Baika" w:date="2025-10-27T21:29:00Z"/>
          <w:rFonts w:ascii="Times New Roman" w:hAnsi="Times New Roman"/>
          <w:sz w:val="28"/>
          <w:szCs w:val="28"/>
        </w:rPr>
      </w:pPr>
    </w:p>
    <w:p w14:paraId="4AD08EA4" w14:textId="3F4D90D0" w:rsidR="00D1583E" w:rsidRPr="00D1583E" w:rsidDel="006268E7" w:rsidRDefault="00D1583E" w:rsidP="00D1583E">
      <w:pPr>
        <w:spacing w:line="360" w:lineRule="auto"/>
        <w:jc w:val="both"/>
        <w:rPr>
          <w:del w:id="770" w:author="Baika" w:date="2025-10-27T21:29:00Z"/>
          <w:rFonts w:ascii="Times New Roman" w:hAnsi="Times New Roman"/>
          <w:sz w:val="28"/>
          <w:szCs w:val="28"/>
        </w:rPr>
      </w:pPr>
      <w:del w:id="771" w:author="Baika" w:date="2025-10-27T21:29:00Z">
        <w:r w:rsidRPr="00D1583E" w:rsidDel="006268E7">
          <w:rPr>
            <w:rFonts w:ascii="Times New Roman" w:hAnsi="Times New Roman"/>
            <w:sz w:val="28"/>
            <w:szCs w:val="28"/>
          </w:rPr>
          <w:delText>Д7: Настроить безопасность (установить пароль Wi-Fi "Net2025!", включить WPA3-шифрование)</w:delText>
        </w:r>
      </w:del>
    </w:p>
    <w:p w14:paraId="3DFD0F2E" w14:textId="6B24F58B" w:rsidR="00D1583E" w:rsidRPr="00D1583E" w:rsidDel="006268E7" w:rsidRDefault="00D1583E" w:rsidP="00D1583E">
      <w:pPr>
        <w:spacing w:line="360" w:lineRule="auto"/>
        <w:jc w:val="both"/>
        <w:rPr>
          <w:del w:id="772" w:author="Baika" w:date="2025-10-27T21:29:00Z"/>
          <w:rFonts w:ascii="Times New Roman" w:hAnsi="Times New Roman"/>
          <w:sz w:val="28"/>
          <w:szCs w:val="28"/>
        </w:rPr>
      </w:pPr>
      <w:del w:id="773" w:author="Baika" w:date="2025-10-27T21:29:00Z">
        <w:r w:rsidRPr="00D1583E" w:rsidDel="006268E7">
          <w:rPr>
            <w:rFonts w:ascii="Times New Roman" w:hAnsi="Times New Roman"/>
            <w:sz w:val="28"/>
            <w:szCs w:val="28"/>
          </w:rPr>
          <w:delText>Условия целесообразности: Действие полезно, если сеть включает WLAN, и требуется защитить беспроводное соединение от несанкционированного доступа.</w:delText>
        </w:r>
      </w:del>
    </w:p>
    <w:p w14:paraId="303C3D3D" w14:textId="2D53C26E" w:rsidR="00D1583E" w:rsidRPr="00D1583E" w:rsidDel="006268E7" w:rsidRDefault="00D1583E" w:rsidP="00D1583E">
      <w:pPr>
        <w:spacing w:line="360" w:lineRule="auto"/>
        <w:jc w:val="both"/>
        <w:rPr>
          <w:del w:id="774" w:author="Baika" w:date="2025-10-27T21:29:00Z"/>
          <w:rFonts w:ascii="Times New Roman" w:hAnsi="Times New Roman"/>
          <w:sz w:val="28"/>
          <w:szCs w:val="28"/>
        </w:rPr>
      </w:pPr>
      <w:del w:id="775" w:author="Baika" w:date="2025-10-27T21:29:00Z">
        <w:r w:rsidRPr="00D1583E" w:rsidDel="006268E7">
          <w:rPr>
            <w:rFonts w:ascii="Times New Roman" w:hAnsi="Times New Roman"/>
            <w:sz w:val="28"/>
            <w:szCs w:val="28"/>
          </w:rPr>
          <w:delText>Ф13: ПО настроено.</w:delText>
        </w:r>
      </w:del>
    </w:p>
    <w:p w14:paraId="12062BB9" w14:textId="7AF5D710" w:rsidR="00D1583E" w:rsidRPr="00D1583E" w:rsidDel="006268E7" w:rsidRDefault="00D1583E" w:rsidP="00D1583E">
      <w:pPr>
        <w:spacing w:line="360" w:lineRule="auto"/>
        <w:jc w:val="both"/>
        <w:rPr>
          <w:del w:id="776" w:author="Baika" w:date="2025-10-27T21:29:00Z"/>
          <w:rFonts w:ascii="Times New Roman" w:hAnsi="Times New Roman"/>
          <w:sz w:val="28"/>
          <w:szCs w:val="28"/>
        </w:rPr>
      </w:pPr>
      <w:del w:id="777" w:author="Baika" w:date="2025-10-27T21:29:00Z">
        <w:r w:rsidRPr="00D1583E" w:rsidDel="006268E7">
          <w:rPr>
            <w:rFonts w:ascii="Times New Roman" w:hAnsi="Times New Roman"/>
            <w:sz w:val="28"/>
            <w:szCs w:val="28"/>
          </w:rPr>
          <w:delText>Ф14: Тип сети = WLAN.</w:delText>
        </w:r>
      </w:del>
    </w:p>
    <w:p w14:paraId="11C81487" w14:textId="2C3137AD" w:rsidR="00D1583E" w:rsidRPr="00D1583E" w:rsidDel="006268E7" w:rsidRDefault="00D1583E" w:rsidP="00D1583E">
      <w:pPr>
        <w:spacing w:line="360" w:lineRule="auto"/>
        <w:jc w:val="both"/>
        <w:rPr>
          <w:del w:id="778" w:author="Baika" w:date="2025-10-27T21:29:00Z"/>
          <w:rFonts w:ascii="Times New Roman" w:hAnsi="Times New Roman"/>
          <w:sz w:val="28"/>
          <w:szCs w:val="28"/>
        </w:rPr>
      </w:pPr>
      <w:del w:id="779" w:author="Baika" w:date="2025-10-27T21:29:00Z">
        <w:r w:rsidRPr="00D1583E" w:rsidDel="006268E7">
          <w:rPr>
            <w:rFonts w:ascii="Times New Roman" w:hAnsi="Times New Roman"/>
            <w:sz w:val="28"/>
            <w:szCs w:val="28"/>
          </w:rPr>
          <w:delText>Условия возможности: Базовая настройка ПО завершена (Ф13, результат Д6). Сеть имеет WLAN-компонент (Ф14, результат Д2).</w:delText>
        </w:r>
      </w:del>
    </w:p>
    <w:p w14:paraId="43C83AFC" w14:textId="46CCDD8E" w:rsidR="00D1583E" w:rsidDel="006268E7" w:rsidRDefault="00D1583E" w:rsidP="00D1583E">
      <w:pPr>
        <w:spacing w:line="360" w:lineRule="auto"/>
        <w:jc w:val="both"/>
        <w:rPr>
          <w:del w:id="780" w:author="Baika" w:date="2025-10-27T21:29:00Z"/>
          <w:rFonts w:ascii="Times New Roman" w:hAnsi="Times New Roman"/>
          <w:sz w:val="28"/>
          <w:szCs w:val="28"/>
        </w:rPr>
      </w:pPr>
      <w:del w:id="781" w:author="Baika" w:date="2025-10-27T21:29:00Z">
        <w:r w:rsidRPr="00D1583E" w:rsidDel="006268E7">
          <w:rPr>
            <w:rFonts w:ascii="Times New Roman" w:hAnsi="Times New Roman"/>
            <w:sz w:val="28"/>
            <w:szCs w:val="28"/>
          </w:rPr>
          <w:delText>Порядок: 7 (после Д6, ветвление для WLAN). Переходит к Д8 (тестирование).</w:delText>
        </w:r>
      </w:del>
    </w:p>
    <w:p w14:paraId="738BBB5F" w14:textId="3C5C69D3" w:rsidR="00D1583E" w:rsidRPr="00D1583E" w:rsidDel="006268E7" w:rsidRDefault="00D1583E" w:rsidP="00D1583E">
      <w:pPr>
        <w:spacing w:line="360" w:lineRule="auto"/>
        <w:jc w:val="both"/>
        <w:rPr>
          <w:del w:id="782" w:author="Baika" w:date="2025-10-27T21:29:00Z"/>
          <w:rFonts w:ascii="Times New Roman" w:hAnsi="Times New Roman"/>
          <w:sz w:val="28"/>
          <w:szCs w:val="28"/>
        </w:rPr>
      </w:pPr>
    </w:p>
    <w:p w14:paraId="52A025F2" w14:textId="0B164656" w:rsidR="00D1583E" w:rsidRPr="00D1583E" w:rsidDel="006268E7" w:rsidRDefault="00D1583E" w:rsidP="00D1583E">
      <w:pPr>
        <w:spacing w:line="360" w:lineRule="auto"/>
        <w:jc w:val="both"/>
        <w:rPr>
          <w:del w:id="783" w:author="Baika" w:date="2025-10-27T21:29:00Z"/>
          <w:rFonts w:ascii="Times New Roman" w:hAnsi="Times New Roman"/>
          <w:sz w:val="28"/>
          <w:szCs w:val="28"/>
        </w:rPr>
      </w:pPr>
      <w:del w:id="784" w:author="Baika" w:date="2025-10-27T21:29:00Z">
        <w:r w:rsidRPr="00D1583E" w:rsidDel="006268E7">
          <w:rPr>
            <w:rFonts w:ascii="Times New Roman" w:hAnsi="Times New Roman"/>
            <w:sz w:val="28"/>
            <w:szCs w:val="28"/>
          </w:rPr>
          <w:delText>Д8: Протестировать сеть (проверить ping &lt;5 мс, скорость через iPerf &gt;100 Мбит/с)</w:delText>
        </w:r>
      </w:del>
    </w:p>
    <w:p w14:paraId="64DC8742" w14:textId="1DB251BD" w:rsidR="00D1583E" w:rsidRPr="00D1583E" w:rsidDel="006268E7" w:rsidRDefault="00D1583E" w:rsidP="00D1583E">
      <w:pPr>
        <w:spacing w:line="360" w:lineRule="auto"/>
        <w:jc w:val="both"/>
        <w:rPr>
          <w:del w:id="785" w:author="Baika" w:date="2025-10-27T21:29:00Z"/>
          <w:rFonts w:ascii="Times New Roman" w:hAnsi="Times New Roman"/>
          <w:sz w:val="28"/>
          <w:szCs w:val="28"/>
        </w:rPr>
      </w:pPr>
      <w:del w:id="786" w:author="Baika" w:date="2025-10-27T21:29:00Z">
        <w:r w:rsidRPr="00D1583E" w:rsidDel="006268E7">
          <w:rPr>
            <w:rFonts w:ascii="Times New Roman" w:hAnsi="Times New Roman"/>
            <w:sz w:val="28"/>
            <w:szCs w:val="28"/>
          </w:rPr>
          <w:delText>Условия целесообразности: Действие полезно, когда настройка завершена, и нужно убедиться, что сеть работает корректно.</w:delText>
        </w:r>
      </w:del>
    </w:p>
    <w:p w14:paraId="7B3DE0B7" w14:textId="754FDB86" w:rsidR="00D1583E" w:rsidRPr="00D1583E" w:rsidDel="006268E7" w:rsidRDefault="00D1583E" w:rsidP="00D1583E">
      <w:pPr>
        <w:spacing w:line="360" w:lineRule="auto"/>
        <w:jc w:val="both"/>
        <w:rPr>
          <w:del w:id="787" w:author="Baika" w:date="2025-10-27T21:29:00Z"/>
          <w:rFonts w:ascii="Times New Roman" w:hAnsi="Times New Roman"/>
          <w:sz w:val="28"/>
          <w:szCs w:val="28"/>
        </w:rPr>
      </w:pPr>
      <w:del w:id="788" w:author="Baika" w:date="2025-10-27T21:29:00Z">
        <w:r w:rsidRPr="00D1583E" w:rsidDel="006268E7">
          <w:rPr>
            <w:rFonts w:ascii="Times New Roman" w:hAnsi="Times New Roman"/>
            <w:sz w:val="28"/>
            <w:szCs w:val="28"/>
          </w:rPr>
          <w:delText>Ф15: Настройка завершена.</w:delText>
        </w:r>
      </w:del>
    </w:p>
    <w:p w14:paraId="0FE2C259" w14:textId="513FCCDF" w:rsidR="00D1583E" w:rsidRPr="00D1583E" w:rsidDel="006268E7" w:rsidRDefault="00D1583E" w:rsidP="00D1583E">
      <w:pPr>
        <w:spacing w:line="360" w:lineRule="auto"/>
        <w:jc w:val="both"/>
        <w:rPr>
          <w:del w:id="789" w:author="Baika" w:date="2025-10-27T21:29:00Z"/>
          <w:rFonts w:ascii="Times New Roman" w:hAnsi="Times New Roman"/>
          <w:sz w:val="28"/>
          <w:szCs w:val="28"/>
        </w:rPr>
      </w:pPr>
      <w:del w:id="790" w:author="Baika" w:date="2025-10-27T21:29:00Z">
        <w:r w:rsidRPr="00D1583E" w:rsidDel="006268E7">
          <w:rPr>
            <w:rFonts w:ascii="Times New Roman" w:hAnsi="Times New Roman"/>
            <w:sz w:val="28"/>
            <w:szCs w:val="28"/>
          </w:rPr>
          <w:delText>Ф16: Тестеры доступны.</w:delText>
        </w:r>
      </w:del>
    </w:p>
    <w:p w14:paraId="0946792C" w14:textId="535401EC" w:rsidR="00D1583E" w:rsidRPr="00D1583E" w:rsidDel="006268E7" w:rsidRDefault="00D1583E" w:rsidP="00D1583E">
      <w:pPr>
        <w:spacing w:line="360" w:lineRule="auto"/>
        <w:jc w:val="both"/>
        <w:rPr>
          <w:del w:id="791" w:author="Baika" w:date="2025-10-27T21:29:00Z"/>
          <w:rFonts w:ascii="Times New Roman" w:hAnsi="Times New Roman"/>
          <w:sz w:val="28"/>
          <w:szCs w:val="28"/>
        </w:rPr>
      </w:pPr>
      <w:del w:id="792" w:author="Baika" w:date="2025-10-27T21:29:00Z">
        <w:r w:rsidRPr="00D1583E" w:rsidDel="006268E7">
          <w:rPr>
            <w:rFonts w:ascii="Times New Roman" w:hAnsi="Times New Roman"/>
            <w:sz w:val="28"/>
            <w:szCs w:val="28"/>
          </w:rPr>
          <w:delText>Условия возможности: Все настройки ПО (Ф15, результат Д6 или Д7) выполнены. Доступны инструменты тестирования (ping, iPerf, Ф16).</w:delText>
        </w:r>
      </w:del>
    </w:p>
    <w:p w14:paraId="6FA3403C" w14:textId="5728FE8D" w:rsidR="00D1583E" w:rsidRPr="00D1583E" w:rsidDel="006268E7" w:rsidRDefault="00D1583E" w:rsidP="00D1583E">
      <w:pPr>
        <w:spacing w:line="360" w:lineRule="auto"/>
        <w:jc w:val="both"/>
        <w:rPr>
          <w:del w:id="793" w:author="Baika" w:date="2025-10-27T21:29:00Z"/>
          <w:rFonts w:ascii="Times New Roman" w:hAnsi="Times New Roman"/>
          <w:sz w:val="28"/>
          <w:szCs w:val="28"/>
        </w:rPr>
      </w:pPr>
      <w:del w:id="794" w:author="Baika" w:date="2025-10-27T21:29:00Z">
        <w:r w:rsidRPr="00D1583E" w:rsidDel="006268E7">
          <w:rPr>
            <w:rFonts w:ascii="Times New Roman" w:hAnsi="Times New Roman"/>
            <w:sz w:val="28"/>
            <w:szCs w:val="28"/>
          </w:rPr>
          <w:delText>Порядок: 8 (после Д6 или Д7). Переходит к Д9 (успех) или Д10/Д11 (коррекция).</w:delText>
        </w:r>
      </w:del>
    </w:p>
    <w:p w14:paraId="64E420ED" w14:textId="5ABA597D" w:rsidR="00D1583E" w:rsidRPr="00D1583E" w:rsidDel="006268E7" w:rsidRDefault="00D1583E" w:rsidP="00D1583E">
      <w:pPr>
        <w:spacing w:line="360" w:lineRule="auto"/>
        <w:jc w:val="both"/>
        <w:rPr>
          <w:del w:id="795" w:author="Baika" w:date="2025-10-27T21:29:00Z"/>
          <w:rFonts w:ascii="Times New Roman" w:hAnsi="Times New Roman"/>
          <w:sz w:val="28"/>
          <w:szCs w:val="28"/>
        </w:rPr>
      </w:pPr>
    </w:p>
    <w:p w14:paraId="1ED009ED" w14:textId="5CB54ACB" w:rsidR="00D1583E" w:rsidRPr="00D1583E" w:rsidDel="006268E7" w:rsidRDefault="00D1583E" w:rsidP="00D1583E">
      <w:pPr>
        <w:spacing w:line="360" w:lineRule="auto"/>
        <w:jc w:val="both"/>
        <w:rPr>
          <w:del w:id="796" w:author="Baika" w:date="2025-10-27T21:29:00Z"/>
          <w:rFonts w:ascii="Times New Roman" w:hAnsi="Times New Roman"/>
          <w:sz w:val="28"/>
          <w:szCs w:val="28"/>
        </w:rPr>
      </w:pPr>
      <w:del w:id="797" w:author="Baika" w:date="2025-10-27T21:29:00Z">
        <w:r w:rsidRPr="00D1583E" w:rsidDel="006268E7">
          <w:rPr>
            <w:rFonts w:ascii="Times New Roman" w:hAnsi="Times New Roman"/>
            <w:sz w:val="28"/>
            <w:szCs w:val="28"/>
          </w:rPr>
          <w:delText>Д9: Задокументировать сеть (создать схему в Visio, список IP-адресов)</w:delText>
        </w:r>
      </w:del>
    </w:p>
    <w:p w14:paraId="2E199D2B" w14:textId="3D631F0E" w:rsidR="00D1583E" w:rsidRPr="00D1583E" w:rsidDel="006268E7" w:rsidRDefault="00D1583E" w:rsidP="00D1583E">
      <w:pPr>
        <w:spacing w:line="360" w:lineRule="auto"/>
        <w:jc w:val="both"/>
        <w:rPr>
          <w:del w:id="798" w:author="Baika" w:date="2025-10-27T21:29:00Z"/>
          <w:rFonts w:ascii="Times New Roman" w:hAnsi="Times New Roman"/>
          <w:sz w:val="28"/>
          <w:szCs w:val="28"/>
        </w:rPr>
      </w:pPr>
      <w:del w:id="799" w:author="Baika" w:date="2025-10-27T21:29:00Z">
        <w:r w:rsidRPr="00D1583E" w:rsidDel="006268E7">
          <w:rPr>
            <w:rFonts w:ascii="Times New Roman" w:hAnsi="Times New Roman"/>
            <w:sz w:val="28"/>
            <w:szCs w:val="28"/>
          </w:rPr>
          <w:delText>Условия целесообразности: Действие полезно, когда сеть работает, и нужно зафиксировать конфигурацию для эксплуатации и поддержки.</w:delText>
        </w:r>
      </w:del>
    </w:p>
    <w:p w14:paraId="27AF4CD2" w14:textId="269D152A" w:rsidR="00D1583E" w:rsidRPr="00D1583E" w:rsidDel="006268E7" w:rsidRDefault="00D1583E" w:rsidP="00D1583E">
      <w:pPr>
        <w:spacing w:line="360" w:lineRule="auto"/>
        <w:jc w:val="both"/>
        <w:rPr>
          <w:del w:id="800" w:author="Baika" w:date="2025-10-27T21:29:00Z"/>
          <w:rFonts w:ascii="Times New Roman" w:hAnsi="Times New Roman"/>
          <w:sz w:val="28"/>
          <w:szCs w:val="28"/>
        </w:rPr>
      </w:pPr>
      <w:del w:id="801" w:author="Baika" w:date="2025-10-27T21:29:00Z">
        <w:r w:rsidRPr="00D1583E" w:rsidDel="006268E7">
          <w:rPr>
            <w:rFonts w:ascii="Times New Roman" w:hAnsi="Times New Roman"/>
            <w:sz w:val="28"/>
            <w:szCs w:val="28"/>
          </w:rPr>
          <w:delText>Ф17: Тест пройден успешно.</w:delText>
        </w:r>
      </w:del>
    </w:p>
    <w:p w14:paraId="0B22D1BC" w14:textId="38EFD194" w:rsidR="00D1583E" w:rsidRPr="00D1583E" w:rsidDel="006268E7" w:rsidRDefault="00D1583E" w:rsidP="00D1583E">
      <w:pPr>
        <w:spacing w:line="360" w:lineRule="auto"/>
        <w:jc w:val="both"/>
        <w:rPr>
          <w:del w:id="802" w:author="Baika" w:date="2025-10-27T21:29:00Z"/>
          <w:rFonts w:ascii="Times New Roman" w:hAnsi="Times New Roman"/>
          <w:sz w:val="28"/>
          <w:szCs w:val="28"/>
        </w:rPr>
      </w:pPr>
      <w:del w:id="803" w:author="Baika" w:date="2025-10-27T21:29:00Z">
        <w:r w:rsidRPr="00D1583E" w:rsidDel="006268E7">
          <w:rPr>
            <w:rFonts w:ascii="Times New Roman" w:hAnsi="Times New Roman"/>
            <w:sz w:val="28"/>
            <w:szCs w:val="28"/>
          </w:rPr>
          <w:delText>Ф18: Сеть работает.</w:delText>
        </w:r>
      </w:del>
    </w:p>
    <w:p w14:paraId="51D4CAAD" w14:textId="6347FC8C" w:rsidR="00D1583E" w:rsidRPr="00D1583E" w:rsidDel="006268E7" w:rsidRDefault="00D1583E" w:rsidP="00D1583E">
      <w:pPr>
        <w:spacing w:line="360" w:lineRule="auto"/>
        <w:jc w:val="both"/>
        <w:rPr>
          <w:del w:id="804" w:author="Baika" w:date="2025-10-27T21:29:00Z"/>
          <w:rFonts w:ascii="Times New Roman" w:hAnsi="Times New Roman"/>
          <w:sz w:val="28"/>
          <w:szCs w:val="28"/>
        </w:rPr>
      </w:pPr>
    </w:p>
    <w:p w14:paraId="6B701D38" w14:textId="18B6E1FC" w:rsidR="00D1583E" w:rsidRPr="00D1583E" w:rsidDel="006268E7" w:rsidRDefault="00D1583E" w:rsidP="00D1583E">
      <w:pPr>
        <w:spacing w:line="360" w:lineRule="auto"/>
        <w:jc w:val="both"/>
        <w:rPr>
          <w:del w:id="805" w:author="Baika" w:date="2025-10-27T21:29:00Z"/>
          <w:rFonts w:ascii="Times New Roman" w:hAnsi="Times New Roman"/>
          <w:sz w:val="28"/>
          <w:szCs w:val="28"/>
        </w:rPr>
      </w:pPr>
      <w:del w:id="806" w:author="Baika" w:date="2025-10-27T21:29:00Z">
        <w:r w:rsidRPr="00D1583E" w:rsidDel="006268E7">
          <w:rPr>
            <w:rFonts w:ascii="Times New Roman" w:hAnsi="Times New Roman"/>
            <w:sz w:val="28"/>
            <w:szCs w:val="28"/>
          </w:rPr>
          <w:delText>Условия возможности: Тесты подтвердили работоспособность (Ф17, Ф18, результат Д8). Доступны инструменты для документации (Visio).</w:delText>
        </w:r>
      </w:del>
    </w:p>
    <w:p w14:paraId="471DED65" w14:textId="48F68B5B" w:rsidR="00D1583E" w:rsidRPr="00D1583E" w:rsidDel="006268E7" w:rsidRDefault="00D1583E" w:rsidP="00D1583E">
      <w:pPr>
        <w:spacing w:line="360" w:lineRule="auto"/>
        <w:jc w:val="both"/>
        <w:rPr>
          <w:del w:id="807" w:author="Baika" w:date="2025-10-27T21:29:00Z"/>
          <w:rFonts w:ascii="Times New Roman" w:hAnsi="Times New Roman"/>
          <w:sz w:val="28"/>
          <w:szCs w:val="28"/>
        </w:rPr>
      </w:pPr>
      <w:del w:id="808" w:author="Baika" w:date="2025-10-27T21:29:00Z">
        <w:r w:rsidRPr="00D1583E" w:rsidDel="006268E7">
          <w:rPr>
            <w:rFonts w:ascii="Times New Roman" w:hAnsi="Times New Roman"/>
            <w:sz w:val="28"/>
            <w:szCs w:val="28"/>
          </w:rPr>
          <w:delText>Порядок: 9 (после Д8, финальный шаг при успехе).</w:delText>
        </w:r>
      </w:del>
    </w:p>
    <w:p w14:paraId="622925DD" w14:textId="354CF096" w:rsidR="00D1583E" w:rsidRPr="00D1583E" w:rsidDel="006268E7" w:rsidRDefault="00D1583E" w:rsidP="00D1583E">
      <w:pPr>
        <w:spacing w:line="360" w:lineRule="auto"/>
        <w:jc w:val="both"/>
        <w:rPr>
          <w:del w:id="809" w:author="Baika" w:date="2025-10-27T21:29:00Z"/>
          <w:rFonts w:ascii="Times New Roman" w:hAnsi="Times New Roman"/>
          <w:sz w:val="28"/>
          <w:szCs w:val="28"/>
        </w:rPr>
      </w:pPr>
    </w:p>
    <w:p w14:paraId="5F9E77E2" w14:textId="6850ACF8" w:rsidR="00D1583E" w:rsidRPr="00D1583E" w:rsidDel="006268E7" w:rsidRDefault="00D1583E" w:rsidP="00D1583E">
      <w:pPr>
        <w:spacing w:line="360" w:lineRule="auto"/>
        <w:jc w:val="both"/>
        <w:rPr>
          <w:del w:id="810" w:author="Baika" w:date="2025-10-27T21:29:00Z"/>
          <w:rFonts w:ascii="Times New Roman" w:hAnsi="Times New Roman"/>
          <w:sz w:val="28"/>
          <w:szCs w:val="28"/>
        </w:rPr>
      </w:pPr>
      <w:del w:id="811" w:author="Baika" w:date="2025-10-27T21:29:00Z">
        <w:r w:rsidRPr="00D1583E" w:rsidDel="006268E7">
          <w:rPr>
            <w:rFonts w:ascii="Times New Roman" w:hAnsi="Times New Roman"/>
            <w:sz w:val="28"/>
            <w:szCs w:val="28"/>
          </w:rPr>
          <w:delText>Д10: Вернуться к настройке ПО и скорректировать параметры</w:delText>
        </w:r>
      </w:del>
    </w:p>
    <w:p w14:paraId="5D6A08D1" w14:textId="346876C1" w:rsidR="00D1583E" w:rsidRPr="00D1583E" w:rsidDel="006268E7" w:rsidRDefault="00D1583E" w:rsidP="00D1583E">
      <w:pPr>
        <w:spacing w:line="360" w:lineRule="auto"/>
        <w:jc w:val="both"/>
        <w:rPr>
          <w:del w:id="812" w:author="Baika" w:date="2025-10-27T21:29:00Z"/>
          <w:rFonts w:ascii="Times New Roman" w:hAnsi="Times New Roman"/>
          <w:sz w:val="28"/>
          <w:szCs w:val="28"/>
        </w:rPr>
      </w:pPr>
      <w:del w:id="813" w:author="Baika" w:date="2025-10-27T21:29:00Z">
        <w:r w:rsidRPr="00D1583E" w:rsidDel="006268E7">
          <w:rPr>
            <w:rFonts w:ascii="Times New Roman" w:hAnsi="Times New Roman"/>
            <w:sz w:val="28"/>
            <w:szCs w:val="28"/>
          </w:rPr>
          <w:delText>Условия целесообразности: Действие полезно, если тест выявил проблемы с программной конфигурацией (например, неправильные IP или firewall блокирует).</w:delText>
        </w:r>
      </w:del>
    </w:p>
    <w:p w14:paraId="47E13376" w14:textId="7A432A61" w:rsidR="00D1583E" w:rsidRPr="00D1583E" w:rsidDel="006268E7" w:rsidRDefault="00D1583E" w:rsidP="00D1583E">
      <w:pPr>
        <w:spacing w:line="360" w:lineRule="auto"/>
        <w:jc w:val="both"/>
        <w:rPr>
          <w:del w:id="814" w:author="Baika" w:date="2025-10-27T21:29:00Z"/>
          <w:rFonts w:ascii="Times New Roman" w:hAnsi="Times New Roman"/>
          <w:sz w:val="28"/>
          <w:szCs w:val="28"/>
        </w:rPr>
      </w:pPr>
      <w:del w:id="815" w:author="Baika" w:date="2025-10-27T21:29:00Z">
        <w:r w:rsidRPr="00D1583E" w:rsidDel="006268E7">
          <w:rPr>
            <w:rFonts w:ascii="Times New Roman" w:hAnsi="Times New Roman"/>
            <w:sz w:val="28"/>
            <w:szCs w:val="28"/>
          </w:rPr>
          <w:delText>Ф19: Тест не пройден.</w:delText>
        </w:r>
      </w:del>
    </w:p>
    <w:p w14:paraId="2580012C" w14:textId="7629B4AC" w:rsidR="00D1583E" w:rsidRPr="00D1583E" w:rsidDel="006268E7" w:rsidRDefault="00D1583E" w:rsidP="00D1583E">
      <w:pPr>
        <w:spacing w:line="360" w:lineRule="auto"/>
        <w:jc w:val="both"/>
        <w:rPr>
          <w:del w:id="816" w:author="Baika" w:date="2025-10-27T21:29:00Z"/>
          <w:rFonts w:ascii="Times New Roman" w:hAnsi="Times New Roman"/>
          <w:sz w:val="28"/>
          <w:szCs w:val="28"/>
        </w:rPr>
      </w:pPr>
      <w:del w:id="817" w:author="Baika" w:date="2025-10-27T21:29:00Z">
        <w:r w:rsidRPr="00D1583E" w:rsidDel="006268E7">
          <w:rPr>
            <w:rFonts w:ascii="Times New Roman" w:hAnsi="Times New Roman"/>
            <w:sz w:val="28"/>
            <w:szCs w:val="28"/>
          </w:rPr>
          <w:delText>Ф20: Проблема в ping (время отклика &gt;10 мс).</w:delText>
        </w:r>
      </w:del>
    </w:p>
    <w:p w14:paraId="3AB9BD84" w14:textId="15E1B816" w:rsidR="00D1583E" w:rsidRPr="00D1583E" w:rsidDel="006268E7" w:rsidRDefault="00D1583E" w:rsidP="00D1583E">
      <w:pPr>
        <w:spacing w:line="360" w:lineRule="auto"/>
        <w:jc w:val="both"/>
        <w:rPr>
          <w:del w:id="818" w:author="Baika" w:date="2025-10-27T21:29:00Z"/>
          <w:rFonts w:ascii="Times New Roman" w:hAnsi="Times New Roman"/>
          <w:sz w:val="28"/>
          <w:szCs w:val="28"/>
        </w:rPr>
      </w:pPr>
      <w:del w:id="819" w:author="Baika" w:date="2025-10-27T21:29:00Z">
        <w:r w:rsidRPr="00D1583E" w:rsidDel="006268E7">
          <w:rPr>
            <w:rFonts w:ascii="Times New Roman" w:hAnsi="Times New Roman"/>
            <w:sz w:val="28"/>
            <w:szCs w:val="28"/>
          </w:rPr>
          <w:delText>Условия возможности: Тест проведен (Ф19, результат Д8). Проблема диагностирована как программная (Ф20).</w:delText>
        </w:r>
      </w:del>
    </w:p>
    <w:p w14:paraId="02A84434" w14:textId="69D45408" w:rsidR="00D1583E" w:rsidRPr="00D1583E" w:rsidDel="006268E7" w:rsidRDefault="00D1583E" w:rsidP="00D1583E">
      <w:pPr>
        <w:spacing w:line="360" w:lineRule="auto"/>
        <w:jc w:val="both"/>
        <w:rPr>
          <w:del w:id="820" w:author="Baika" w:date="2025-10-27T21:29:00Z"/>
          <w:rFonts w:ascii="Times New Roman" w:hAnsi="Times New Roman"/>
          <w:sz w:val="28"/>
          <w:szCs w:val="28"/>
        </w:rPr>
      </w:pPr>
      <w:del w:id="821" w:author="Baika" w:date="2025-10-27T21:29:00Z">
        <w:r w:rsidRPr="00D1583E" w:rsidDel="006268E7">
          <w:rPr>
            <w:rFonts w:ascii="Times New Roman" w:hAnsi="Times New Roman"/>
            <w:sz w:val="28"/>
            <w:szCs w:val="28"/>
          </w:rPr>
          <w:delText>Порядок: 10 (после Д8, ветвление при сбое). Возвращает к Д6 (настройка ПО).</w:delText>
        </w:r>
      </w:del>
    </w:p>
    <w:p w14:paraId="0C4D2ACD" w14:textId="11A8AE0C" w:rsidR="00D1583E" w:rsidRPr="00D1583E" w:rsidDel="006268E7" w:rsidRDefault="00D1583E" w:rsidP="00D1583E">
      <w:pPr>
        <w:spacing w:line="360" w:lineRule="auto"/>
        <w:jc w:val="both"/>
        <w:rPr>
          <w:del w:id="822" w:author="Baika" w:date="2025-10-27T21:29:00Z"/>
          <w:rFonts w:ascii="Times New Roman" w:hAnsi="Times New Roman"/>
          <w:sz w:val="28"/>
          <w:szCs w:val="28"/>
        </w:rPr>
      </w:pPr>
    </w:p>
    <w:p w14:paraId="076FBEE3" w14:textId="4D17F116" w:rsidR="00D1583E" w:rsidRPr="00D1583E" w:rsidDel="006268E7" w:rsidRDefault="00D1583E" w:rsidP="00D1583E">
      <w:pPr>
        <w:spacing w:line="360" w:lineRule="auto"/>
        <w:jc w:val="both"/>
        <w:rPr>
          <w:del w:id="823" w:author="Baika" w:date="2025-10-27T21:29:00Z"/>
          <w:rFonts w:ascii="Times New Roman" w:hAnsi="Times New Roman"/>
          <w:sz w:val="28"/>
          <w:szCs w:val="28"/>
        </w:rPr>
      </w:pPr>
      <w:del w:id="824" w:author="Baika" w:date="2025-10-27T21:29:00Z">
        <w:r w:rsidRPr="00D1583E" w:rsidDel="006268E7">
          <w:rPr>
            <w:rFonts w:ascii="Times New Roman" w:hAnsi="Times New Roman"/>
            <w:sz w:val="28"/>
            <w:szCs w:val="28"/>
          </w:rPr>
          <w:delText>Д11: Вернуться к установке оборудования и проверить подключения</w:delText>
        </w:r>
      </w:del>
    </w:p>
    <w:p w14:paraId="64FACEB7" w14:textId="5C3844E8" w:rsidR="00D1583E" w:rsidRPr="00D1583E" w:rsidDel="006268E7" w:rsidRDefault="00D1583E" w:rsidP="00D1583E">
      <w:pPr>
        <w:spacing w:line="360" w:lineRule="auto"/>
        <w:jc w:val="both"/>
        <w:rPr>
          <w:del w:id="825" w:author="Baika" w:date="2025-10-27T21:29:00Z"/>
          <w:rFonts w:ascii="Times New Roman" w:hAnsi="Times New Roman"/>
          <w:sz w:val="28"/>
          <w:szCs w:val="28"/>
        </w:rPr>
      </w:pPr>
      <w:del w:id="826" w:author="Baika" w:date="2025-10-27T21:29:00Z">
        <w:r w:rsidRPr="00D1583E" w:rsidDel="006268E7">
          <w:rPr>
            <w:rFonts w:ascii="Times New Roman" w:hAnsi="Times New Roman"/>
            <w:sz w:val="28"/>
            <w:szCs w:val="28"/>
          </w:rPr>
          <w:delText>Условия целесообразности: Действие полезно, если тест выявил проблемы с физическим подключением (например, кабель неисправен или порт не работает).</w:delText>
        </w:r>
      </w:del>
    </w:p>
    <w:p w14:paraId="04D91F46" w14:textId="3ED0D74B" w:rsidR="00D1583E" w:rsidRPr="00D1583E" w:rsidDel="006268E7" w:rsidRDefault="00D1583E" w:rsidP="00D1583E">
      <w:pPr>
        <w:spacing w:line="360" w:lineRule="auto"/>
        <w:jc w:val="both"/>
        <w:rPr>
          <w:del w:id="827" w:author="Baika" w:date="2025-10-27T21:29:00Z"/>
          <w:rFonts w:ascii="Times New Roman" w:hAnsi="Times New Roman"/>
          <w:sz w:val="28"/>
          <w:szCs w:val="28"/>
        </w:rPr>
      </w:pPr>
      <w:del w:id="828" w:author="Baika" w:date="2025-10-27T21:29:00Z">
        <w:r w:rsidRPr="00D1583E" w:rsidDel="006268E7">
          <w:rPr>
            <w:rFonts w:ascii="Times New Roman" w:hAnsi="Times New Roman"/>
            <w:sz w:val="28"/>
            <w:szCs w:val="28"/>
          </w:rPr>
          <w:delText>Ф19: Тест не пройден.</w:delText>
        </w:r>
      </w:del>
    </w:p>
    <w:p w14:paraId="18917661" w14:textId="6C78EF7E" w:rsidR="00D1583E" w:rsidRPr="00D1583E" w:rsidDel="006268E7" w:rsidRDefault="00D1583E" w:rsidP="00D1583E">
      <w:pPr>
        <w:spacing w:line="360" w:lineRule="auto"/>
        <w:jc w:val="both"/>
        <w:rPr>
          <w:del w:id="829" w:author="Baika" w:date="2025-10-27T21:29:00Z"/>
          <w:rFonts w:ascii="Times New Roman" w:hAnsi="Times New Roman"/>
          <w:sz w:val="28"/>
          <w:szCs w:val="28"/>
        </w:rPr>
      </w:pPr>
      <w:del w:id="830" w:author="Baika" w:date="2025-10-27T21:29:00Z">
        <w:r w:rsidRPr="00D1583E" w:rsidDel="006268E7">
          <w:rPr>
            <w:rFonts w:ascii="Times New Roman" w:hAnsi="Times New Roman"/>
            <w:sz w:val="28"/>
            <w:szCs w:val="28"/>
          </w:rPr>
          <w:delText>Ф21: Проблема в скорости (скорость &lt;100 Мбит/с).</w:delText>
        </w:r>
      </w:del>
    </w:p>
    <w:p w14:paraId="1F7738B0" w14:textId="7606A764" w:rsidR="00D1583E" w:rsidRPr="00D1583E" w:rsidDel="006268E7" w:rsidRDefault="00D1583E" w:rsidP="00D1583E">
      <w:pPr>
        <w:spacing w:line="360" w:lineRule="auto"/>
        <w:jc w:val="both"/>
        <w:rPr>
          <w:del w:id="831" w:author="Baika" w:date="2025-10-27T21:29:00Z"/>
          <w:rFonts w:ascii="Times New Roman" w:hAnsi="Times New Roman"/>
          <w:sz w:val="28"/>
          <w:szCs w:val="28"/>
        </w:rPr>
      </w:pPr>
      <w:del w:id="832" w:author="Baika" w:date="2025-10-27T21:29:00Z">
        <w:r w:rsidRPr="00D1583E" w:rsidDel="006268E7">
          <w:rPr>
            <w:rFonts w:ascii="Times New Roman" w:hAnsi="Times New Roman"/>
            <w:sz w:val="28"/>
            <w:szCs w:val="28"/>
          </w:rPr>
          <w:delText>Условия возможности: Тест проведен (Ф19, результат Д8). Проблема диагностирована как аппаратная (Ф21).</w:delText>
        </w:r>
      </w:del>
    </w:p>
    <w:p w14:paraId="3BC67C6C" w14:textId="487FE66E" w:rsidR="00D1583E" w:rsidDel="006268E7" w:rsidRDefault="00D1583E" w:rsidP="00D1583E">
      <w:pPr>
        <w:spacing w:line="360" w:lineRule="auto"/>
        <w:jc w:val="both"/>
        <w:rPr>
          <w:del w:id="833" w:author="Baika" w:date="2025-10-27T21:29:00Z"/>
          <w:rFonts w:ascii="Times New Roman" w:hAnsi="Times New Roman"/>
          <w:sz w:val="28"/>
          <w:szCs w:val="28"/>
        </w:rPr>
      </w:pPr>
      <w:del w:id="834" w:author="Baika" w:date="2025-10-27T21:29:00Z">
        <w:r w:rsidRPr="00D1583E" w:rsidDel="006268E7">
          <w:rPr>
            <w:rFonts w:ascii="Times New Roman" w:hAnsi="Times New Roman"/>
            <w:sz w:val="28"/>
            <w:szCs w:val="28"/>
          </w:rPr>
          <w:delText>Порядок: 11 (после Д8, ветвление при сбое). Возвращает к Д5 (установка оборудования).</w:delText>
        </w:r>
      </w:del>
    </w:p>
    <w:p w14:paraId="48A015D3" w14:textId="6DB7E599" w:rsidR="00D1583E" w:rsidRPr="00DA7690" w:rsidDel="006268E7" w:rsidRDefault="00D1583E" w:rsidP="00EC7A37">
      <w:pPr>
        <w:spacing w:line="360" w:lineRule="auto"/>
        <w:jc w:val="both"/>
        <w:rPr>
          <w:del w:id="835" w:author="Baika" w:date="2025-10-27T21:29:00Z"/>
        </w:rPr>
      </w:pPr>
    </w:p>
    <w:p w14:paraId="40720A48" w14:textId="5B0A0BCE" w:rsidR="00AB01F4" w:rsidRPr="00DA7690" w:rsidDel="006268E7" w:rsidRDefault="00FC7AB4" w:rsidP="00FC7AB4">
      <w:pPr>
        <w:pStyle w:val="3"/>
        <w:rPr>
          <w:del w:id="836" w:author="Baika" w:date="2025-10-27T21:29:00Z"/>
        </w:rPr>
      </w:pPr>
      <w:bookmarkStart w:id="837" w:name="_Toc211353255"/>
      <w:del w:id="838" w:author="Baika" w:date="2025-10-27T21:29:00Z">
        <w:r w:rsidDel="006268E7">
          <w:delText>4.</w:delText>
        </w:r>
        <w:r w:rsidR="00AB01F4" w:rsidRPr="00DA7690" w:rsidDel="006268E7">
          <w:delText xml:space="preserve"> Преобразов</w:delText>
        </w:r>
        <w:r w:rsidR="00DA7690" w:rsidRPr="00DA7690" w:rsidDel="006268E7">
          <w:delText>ание полученных действий и их условий в продукции</w:delText>
        </w:r>
        <w:bookmarkEnd w:id="837"/>
      </w:del>
    </w:p>
    <w:p w14:paraId="720142B2" w14:textId="2B73CD1B" w:rsidR="00DA7690" w:rsidDel="006268E7" w:rsidRDefault="00DA7690">
      <w:pPr>
        <w:spacing w:line="360" w:lineRule="auto"/>
        <w:rPr>
          <w:del w:id="839" w:author="Baika" w:date="2025-10-27T21:29:00Z"/>
          <w:rFonts w:ascii="Times New Roman" w:hAnsi="Times New Roman"/>
          <w:sz w:val="28"/>
          <w:szCs w:val="28"/>
        </w:rPr>
      </w:pPr>
    </w:p>
    <w:p w14:paraId="35689F00" w14:textId="0007C971" w:rsidR="00D1583E" w:rsidRPr="00D1583E" w:rsidDel="006268E7" w:rsidRDefault="00D1583E" w:rsidP="00D1583E">
      <w:pPr>
        <w:spacing w:line="360" w:lineRule="auto"/>
        <w:rPr>
          <w:del w:id="840" w:author="Baika" w:date="2025-10-27T21:29:00Z"/>
          <w:rFonts w:ascii="Times New Roman" w:hAnsi="Times New Roman"/>
          <w:sz w:val="28"/>
          <w:szCs w:val="28"/>
        </w:rPr>
      </w:pPr>
      <w:del w:id="841" w:author="Baika" w:date="2025-10-27T21:29:00Z">
        <w:r w:rsidRPr="00D1583E" w:rsidDel="006268E7">
          <w:rPr>
            <w:rFonts w:ascii="Times New Roman" w:hAnsi="Times New Roman"/>
            <w:sz w:val="28"/>
            <w:szCs w:val="28"/>
          </w:rPr>
          <w:delText>П1(10, Ф1 и Ф2)= Д1: ЕСЛИ (проект начат И требования не собраны) ТО (собрать требования: определить 10 ПК, 1 сервер, площадь 50 м², интернет 200 Мбит/с, бюджет $500).</w:delText>
        </w:r>
      </w:del>
    </w:p>
    <w:p w14:paraId="09A8920E" w14:textId="3934D90B" w:rsidR="00D1583E" w:rsidRPr="00D1583E" w:rsidDel="006268E7" w:rsidRDefault="00D1583E" w:rsidP="00D1583E">
      <w:pPr>
        <w:spacing w:line="360" w:lineRule="auto"/>
        <w:rPr>
          <w:del w:id="842" w:author="Baika" w:date="2025-10-27T21:29:00Z"/>
          <w:rFonts w:ascii="Times New Roman" w:hAnsi="Times New Roman"/>
          <w:sz w:val="28"/>
          <w:szCs w:val="28"/>
        </w:rPr>
      </w:pPr>
      <w:del w:id="843" w:author="Baika" w:date="2025-10-27T21:29:00Z">
        <w:r w:rsidRPr="00D1583E" w:rsidDel="006268E7">
          <w:rPr>
            <w:rFonts w:ascii="Times New Roman" w:hAnsi="Times New Roman"/>
            <w:sz w:val="28"/>
            <w:szCs w:val="28"/>
          </w:rPr>
          <w:delText>П2(9, Ф3 и Ф4)= Д2: ЕСЛИ (требования собраны И площадь = 50 м²) ТО (выбрать тип сети: LAN + WLAN).</w:delText>
        </w:r>
      </w:del>
    </w:p>
    <w:p w14:paraId="22F7C867" w14:textId="6D2F19B4" w:rsidR="00D1583E" w:rsidRPr="00D1583E" w:rsidDel="006268E7" w:rsidRDefault="00D1583E" w:rsidP="00D1583E">
      <w:pPr>
        <w:spacing w:line="360" w:lineRule="auto"/>
        <w:rPr>
          <w:del w:id="844" w:author="Baika" w:date="2025-10-27T21:29:00Z"/>
          <w:rFonts w:ascii="Times New Roman" w:hAnsi="Times New Roman"/>
          <w:sz w:val="28"/>
          <w:szCs w:val="28"/>
        </w:rPr>
      </w:pPr>
      <w:del w:id="845" w:author="Baika" w:date="2025-10-27T21:29:00Z">
        <w:r w:rsidRPr="00D1583E" w:rsidDel="006268E7">
          <w:rPr>
            <w:rFonts w:ascii="Times New Roman" w:hAnsi="Times New Roman"/>
            <w:sz w:val="28"/>
            <w:szCs w:val="28"/>
          </w:rPr>
          <w:delText>П3(8, Ф5 и Ф6)= Д3: ЕСЛИ (тип сети выбран (LAN + WLAN) И количество устройств &lt;20) ТО (выбрать топологию: звезда с центральным коммутатором).</w:delText>
        </w:r>
      </w:del>
    </w:p>
    <w:p w14:paraId="16CFDC6E" w14:textId="0BC4495A" w:rsidR="00D1583E" w:rsidRPr="00D1583E" w:rsidDel="006268E7" w:rsidRDefault="00D1583E" w:rsidP="00D1583E">
      <w:pPr>
        <w:spacing w:line="360" w:lineRule="auto"/>
        <w:rPr>
          <w:del w:id="846" w:author="Baika" w:date="2025-10-27T21:29:00Z"/>
          <w:rFonts w:ascii="Times New Roman" w:hAnsi="Times New Roman"/>
          <w:sz w:val="28"/>
          <w:szCs w:val="28"/>
        </w:rPr>
      </w:pPr>
      <w:del w:id="847" w:author="Baika" w:date="2025-10-27T21:29:00Z">
        <w:r w:rsidRPr="00D1583E" w:rsidDel="006268E7">
          <w:rPr>
            <w:rFonts w:ascii="Times New Roman" w:hAnsi="Times New Roman"/>
            <w:sz w:val="28"/>
            <w:szCs w:val="28"/>
          </w:rPr>
          <w:delText>П4(7, Ф8 и Ф7)= Д4: ЕСЛИ (топология выбрана (звезда с коммутатором) И бюджет = $500) ТО (подобрать оборудование: TP-Link TL-SG1016D коммутатор, Archer C6 роутер, 20 м кабеля Cat6).</w:delText>
        </w:r>
      </w:del>
    </w:p>
    <w:p w14:paraId="3F48269A" w14:textId="7534C518" w:rsidR="00D1583E" w:rsidRPr="00D1583E" w:rsidDel="006268E7" w:rsidRDefault="00D1583E" w:rsidP="00D1583E">
      <w:pPr>
        <w:spacing w:line="360" w:lineRule="auto"/>
        <w:rPr>
          <w:del w:id="848" w:author="Baika" w:date="2025-10-27T21:29:00Z"/>
          <w:rFonts w:ascii="Times New Roman" w:hAnsi="Times New Roman"/>
          <w:sz w:val="28"/>
          <w:szCs w:val="28"/>
        </w:rPr>
      </w:pPr>
      <w:del w:id="849" w:author="Baika" w:date="2025-10-27T21:29:00Z">
        <w:r w:rsidRPr="00D1583E" w:rsidDel="006268E7">
          <w:rPr>
            <w:rFonts w:ascii="Times New Roman" w:hAnsi="Times New Roman"/>
            <w:sz w:val="28"/>
            <w:szCs w:val="28"/>
          </w:rPr>
          <w:delText>П5(6, Ф9 и Ф10)= Д5: ЕСЛИ (оборудование подобрано И помещение готово к монтажу) ТО (установить оборудование: подключить кабели к коммутатору, разместить роутер).</w:delText>
        </w:r>
      </w:del>
    </w:p>
    <w:p w14:paraId="4DFDB617" w14:textId="5A069E2D" w:rsidR="00D1583E" w:rsidRPr="00D1583E" w:rsidDel="006268E7" w:rsidRDefault="00D1583E" w:rsidP="00D1583E">
      <w:pPr>
        <w:spacing w:line="360" w:lineRule="auto"/>
        <w:rPr>
          <w:del w:id="850" w:author="Baika" w:date="2025-10-27T21:29:00Z"/>
          <w:rFonts w:ascii="Times New Roman" w:hAnsi="Times New Roman"/>
          <w:sz w:val="28"/>
          <w:szCs w:val="28"/>
        </w:rPr>
      </w:pPr>
      <w:del w:id="851" w:author="Baika" w:date="2025-10-27T21:29:00Z">
        <w:r w:rsidRPr="00D1583E" w:rsidDel="006268E7">
          <w:rPr>
            <w:rFonts w:ascii="Times New Roman" w:hAnsi="Times New Roman"/>
            <w:sz w:val="28"/>
            <w:szCs w:val="28"/>
          </w:rPr>
          <w:delText>П6(5, Ф11 и Ф12)= Д6: ЕСЛИ (оборудование установлено И ОС устройств = Windows 10) ТО (настроить ПО: включить DHCP для IP-диапазона 192.168.1.100–200, установить маску подсети 255.255.255.0, активировать firewall на портах 135-139).</w:delText>
        </w:r>
      </w:del>
    </w:p>
    <w:p w14:paraId="193F6986" w14:textId="518B3BB7" w:rsidR="00D1583E" w:rsidRPr="00D1583E" w:rsidDel="006268E7" w:rsidRDefault="00D1583E" w:rsidP="00D1583E">
      <w:pPr>
        <w:spacing w:line="360" w:lineRule="auto"/>
        <w:rPr>
          <w:del w:id="852" w:author="Baika" w:date="2025-10-27T21:29:00Z"/>
          <w:rFonts w:ascii="Times New Roman" w:hAnsi="Times New Roman"/>
          <w:sz w:val="28"/>
          <w:szCs w:val="28"/>
        </w:rPr>
      </w:pPr>
      <w:del w:id="853" w:author="Baika" w:date="2025-10-27T21:29:00Z">
        <w:r w:rsidRPr="00D1583E" w:rsidDel="006268E7">
          <w:rPr>
            <w:rFonts w:ascii="Times New Roman" w:hAnsi="Times New Roman"/>
            <w:sz w:val="28"/>
            <w:szCs w:val="28"/>
          </w:rPr>
          <w:delText>П7(4, Ф13 и Ф14)= Д7: ЕСЛИ (ПО настроено И тип сети = WLAN) ТО (настроить безопасность: установить пароль Wi-Fi "Net2025!", включить WPA3-шифрование).</w:delText>
        </w:r>
      </w:del>
    </w:p>
    <w:p w14:paraId="30BFF300" w14:textId="4A9FA9B5" w:rsidR="00D1583E" w:rsidRPr="00D1583E" w:rsidDel="006268E7" w:rsidRDefault="00D1583E" w:rsidP="00D1583E">
      <w:pPr>
        <w:spacing w:line="360" w:lineRule="auto"/>
        <w:rPr>
          <w:del w:id="854" w:author="Baika" w:date="2025-10-27T21:29:00Z"/>
          <w:rFonts w:ascii="Times New Roman" w:hAnsi="Times New Roman"/>
          <w:sz w:val="28"/>
          <w:szCs w:val="28"/>
        </w:rPr>
      </w:pPr>
      <w:del w:id="855" w:author="Baika" w:date="2025-10-27T21:29:00Z">
        <w:r w:rsidRPr="00D1583E" w:rsidDel="006268E7">
          <w:rPr>
            <w:rFonts w:ascii="Times New Roman" w:hAnsi="Times New Roman"/>
            <w:sz w:val="28"/>
            <w:szCs w:val="28"/>
          </w:rPr>
          <w:delText>П8(3, Ф15 и Ф16)= Д8: ЕСЛИ (настройка завершена И тестеры доступны) ТО (протестировать сеть: проверить ping &lt;5 мс, скорость через iPerf &gt;100 Мбит/с).</w:delText>
        </w:r>
      </w:del>
    </w:p>
    <w:p w14:paraId="4EDA1F1D" w14:textId="781E439A" w:rsidR="00D1583E" w:rsidRPr="00D1583E" w:rsidDel="006268E7" w:rsidRDefault="00D1583E" w:rsidP="00D1583E">
      <w:pPr>
        <w:spacing w:line="360" w:lineRule="auto"/>
        <w:rPr>
          <w:del w:id="856" w:author="Baika" w:date="2025-10-27T21:29:00Z"/>
          <w:rFonts w:ascii="Times New Roman" w:hAnsi="Times New Roman"/>
          <w:sz w:val="28"/>
          <w:szCs w:val="28"/>
        </w:rPr>
      </w:pPr>
      <w:del w:id="857" w:author="Baika" w:date="2025-10-27T21:29:00Z">
        <w:r w:rsidRPr="00D1583E" w:rsidDel="006268E7">
          <w:rPr>
            <w:rFonts w:ascii="Times New Roman" w:hAnsi="Times New Roman"/>
            <w:sz w:val="28"/>
            <w:szCs w:val="28"/>
          </w:rPr>
          <w:delText>П9(2, Ф17 и Ф18)= Д9: ЕСЛИ (тест пройден успешно И сеть работает) ТО (задокументировать сеть: создать схему в Visio, список IP-адресов).</w:delText>
        </w:r>
      </w:del>
    </w:p>
    <w:p w14:paraId="20E88CC1" w14:textId="7279EF5A" w:rsidR="00D1583E" w:rsidRPr="00D1583E" w:rsidDel="006268E7" w:rsidRDefault="00D1583E" w:rsidP="00D1583E">
      <w:pPr>
        <w:spacing w:line="360" w:lineRule="auto"/>
        <w:rPr>
          <w:del w:id="858" w:author="Baika" w:date="2025-10-27T21:29:00Z"/>
          <w:rFonts w:ascii="Times New Roman" w:hAnsi="Times New Roman"/>
          <w:sz w:val="28"/>
          <w:szCs w:val="28"/>
        </w:rPr>
      </w:pPr>
      <w:del w:id="859" w:author="Baika" w:date="2025-10-27T21:29:00Z">
        <w:r w:rsidRPr="00D1583E" w:rsidDel="006268E7">
          <w:rPr>
            <w:rFonts w:ascii="Times New Roman" w:hAnsi="Times New Roman"/>
            <w:sz w:val="28"/>
            <w:szCs w:val="28"/>
          </w:rPr>
          <w:delText>П10(1, Ф19 и Ф20)= Д10: ЕСЛИ (тест не пройден И проблема в ping (время отклика &gt;10 мс)) ТО (вернуться к настройке ПО и скорректировать параметры).</w:delText>
        </w:r>
      </w:del>
    </w:p>
    <w:p w14:paraId="146C8D33" w14:textId="162A4D23" w:rsidR="00D1583E" w:rsidDel="006268E7" w:rsidRDefault="00D1583E" w:rsidP="00D1583E">
      <w:pPr>
        <w:spacing w:line="360" w:lineRule="auto"/>
        <w:rPr>
          <w:del w:id="860" w:author="Baika" w:date="2025-10-27T21:29:00Z"/>
          <w:rFonts w:ascii="Times New Roman" w:hAnsi="Times New Roman"/>
          <w:sz w:val="28"/>
          <w:szCs w:val="28"/>
        </w:rPr>
      </w:pPr>
      <w:del w:id="861" w:author="Baika" w:date="2025-10-27T21:29:00Z">
        <w:r w:rsidRPr="00D1583E" w:rsidDel="006268E7">
          <w:rPr>
            <w:rFonts w:ascii="Times New Roman" w:hAnsi="Times New Roman"/>
            <w:sz w:val="28"/>
            <w:szCs w:val="28"/>
          </w:rPr>
          <w:delText>П11(1, Ф19 и Ф21)= Д11: ЕСЛИ (тест не пройден И проблема в скорости (скорость &lt;100 Мбит/с)) ТО (вернуться к установке оборудования и проверить подключения).</w:delText>
        </w:r>
      </w:del>
    </w:p>
    <w:p w14:paraId="2371A323" w14:textId="6FDDE56B" w:rsidR="00D1583E" w:rsidRPr="00DA7690" w:rsidDel="006268E7" w:rsidRDefault="00D1583E" w:rsidP="00EC7A37">
      <w:pPr>
        <w:spacing w:line="360" w:lineRule="auto"/>
        <w:rPr>
          <w:del w:id="862" w:author="Baika" w:date="2025-10-27T21:29:00Z"/>
        </w:rPr>
      </w:pPr>
    </w:p>
    <w:p w14:paraId="598C45BD" w14:textId="60D383A5" w:rsidR="00DA7690" w:rsidRPr="00D1583E" w:rsidDel="006268E7" w:rsidRDefault="00D1583E" w:rsidP="00EC7A37">
      <w:pPr>
        <w:pStyle w:val="3"/>
        <w:rPr>
          <w:del w:id="863" w:author="Baika" w:date="2025-10-27T21:29:00Z"/>
        </w:rPr>
      </w:pPr>
      <w:bookmarkStart w:id="864" w:name="_Toc211353256"/>
      <w:del w:id="865" w:author="Baika" w:date="2025-10-27T21:29:00Z">
        <w:r w:rsidDel="006268E7">
          <w:delText>5</w:delText>
        </w:r>
      </w:del>
      <w:del w:id="866" w:author="Baika" w:date="2025-10-14T16:51:00Z">
        <w:r w:rsidR="00AB01F4" w:rsidRPr="00DA7690" w:rsidDel="005045C5">
          <w:delText>)</w:delText>
        </w:r>
      </w:del>
      <w:del w:id="867" w:author="Baika" w:date="2025-10-27T21:29:00Z">
        <w:r w:rsidR="00AB01F4" w:rsidRPr="00DA7690" w:rsidDel="006268E7">
          <w:delText xml:space="preserve"> </w:delText>
        </w:r>
        <w:r w:rsidR="00DA7690" w:rsidRPr="00DA7690" w:rsidDel="006268E7">
          <w:delText>П</w:delText>
        </w:r>
        <w:r w:rsidR="00AB01F4" w:rsidRPr="00DA7690" w:rsidDel="006268E7">
          <w:delText>остро</w:delText>
        </w:r>
        <w:r w:rsidR="00DA7690" w:rsidRPr="00DA7690" w:rsidDel="006268E7">
          <w:delText>ение</w:delText>
        </w:r>
        <w:r w:rsidR="00AB01F4" w:rsidRPr="00DA7690" w:rsidDel="006268E7">
          <w:delText xml:space="preserve"> граф</w:delText>
        </w:r>
        <w:r w:rsidR="00DA7690" w:rsidRPr="00DA7690" w:rsidDel="006268E7">
          <w:delText xml:space="preserve">а </w:delText>
        </w:r>
        <w:r w:rsidR="00AB01F4" w:rsidRPr="00DA7690" w:rsidDel="006268E7">
          <w:delText>продукций</w:delText>
        </w:r>
        <w:bookmarkEnd w:id="864"/>
      </w:del>
    </w:p>
    <w:p w14:paraId="755C3D32" w14:textId="2D6E4CE0" w:rsidR="00DA7690" w:rsidRPr="00DA7690" w:rsidDel="006268E7" w:rsidRDefault="00DA7690" w:rsidP="00EC7A37">
      <w:pPr>
        <w:rPr>
          <w:del w:id="868" w:author="Baika" w:date="2025-10-27T21:29:00Z"/>
        </w:rPr>
      </w:pPr>
    </w:p>
    <w:p w14:paraId="6EA4A9B0" w14:textId="5D755A97" w:rsidR="00D1583E" w:rsidDel="006268E7" w:rsidRDefault="00D1583E" w:rsidP="00D1583E">
      <w:pPr>
        <w:jc w:val="center"/>
        <w:rPr>
          <w:del w:id="869" w:author="Baika" w:date="2025-10-27T21:29:00Z"/>
        </w:rPr>
      </w:pPr>
      <w:del w:id="870" w:author="Baika" w:date="2025-10-27T21:29:00Z">
        <w:r w:rsidDel="006268E7">
          <w:rPr>
            <w:noProof/>
          </w:rPr>
          <w:drawing>
            <wp:inline distT="0" distB="0" distL="0" distR="0" wp14:anchorId="3F6D5A60" wp14:editId="6130E32C">
              <wp:extent cx="2932671" cy="5103696"/>
              <wp:effectExtent l="0" t="0" r="1270" b="1905"/>
              <wp:docPr id="1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967550" cy="51643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del>
    </w:p>
    <w:p w14:paraId="3E0EAEF6" w14:textId="341C9C88" w:rsidR="00D1583E" w:rsidRPr="00EC7A37" w:rsidDel="005045C5" w:rsidRDefault="00D1583E">
      <w:pPr>
        <w:spacing w:line="360" w:lineRule="auto"/>
        <w:jc w:val="both"/>
        <w:rPr>
          <w:del w:id="871" w:author="Baika" w:date="2025-10-14T16:50:00Z"/>
          <w:rFonts w:ascii="Times New Roman" w:hAnsi="Times New Roman"/>
          <w:sz w:val="28"/>
          <w:szCs w:val="22"/>
        </w:rPr>
        <w:pPrChange w:id="872" w:author="Baika" w:date="2025-10-14T16:50:00Z">
          <w:pPr>
            <w:spacing w:line="360" w:lineRule="auto"/>
          </w:pPr>
        </w:pPrChange>
      </w:pPr>
      <w:del w:id="873" w:author="Baika" w:date="2025-10-27T21:29:00Z">
        <w:r w:rsidRPr="00EC7A37" w:rsidDel="006268E7">
          <w:rPr>
            <w:rFonts w:ascii="Times New Roman" w:hAnsi="Times New Roman"/>
            <w:sz w:val="28"/>
            <w:szCs w:val="22"/>
          </w:rPr>
          <w:delText>Вывод: изуч</w:delText>
        </w:r>
      </w:del>
      <w:del w:id="874" w:author="Baika" w:date="2025-10-14T16:57:00Z">
        <w:r w:rsidRPr="00EC7A37" w:rsidDel="00DB1B2E">
          <w:rPr>
            <w:rFonts w:ascii="Times New Roman" w:hAnsi="Times New Roman"/>
            <w:sz w:val="28"/>
            <w:szCs w:val="22"/>
          </w:rPr>
          <w:delText>ение</w:delText>
        </w:r>
      </w:del>
      <w:del w:id="875" w:author="Baika" w:date="2025-10-27T21:29:00Z">
        <w:r w:rsidRPr="00EC7A37" w:rsidDel="006268E7">
          <w:rPr>
            <w:rFonts w:ascii="Times New Roman" w:hAnsi="Times New Roman"/>
            <w:sz w:val="28"/>
            <w:szCs w:val="22"/>
          </w:rPr>
          <w:delText xml:space="preserve"> основ построения продукционной модели</w:delText>
        </w:r>
      </w:del>
    </w:p>
    <w:p w14:paraId="545AEE1B" w14:textId="48ADEC0A" w:rsidR="00D1583E" w:rsidRPr="00D1583E" w:rsidRDefault="00D1583E">
      <w:pPr>
        <w:spacing w:line="360" w:lineRule="auto"/>
        <w:jc w:val="both"/>
        <w:rPr>
          <w:rFonts w:ascii="Times New Roman" w:hAnsi="Times New Roman"/>
          <w:sz w:val="28"/>
          <w:szCs w:val="22"/>
        </w:rPr>
        <w:pPrChange w:id="876" w:author="Baika" w:date="2025-10-14T16:50:00Z">
          <w:pPr>
            <w:spacing w:line="360" w:lineRule="auto"/>
          </w:pPr>
        </w:pPrChange>
      </w:pPr>
      <w:del w:id="877" w:author="Baika" w:date="2025-10-27T21:29:00Z">
        <w:r w:rsidRPr="00EC7A37" w:rsidDel="006268E7">
          <w:rPr>
            <w:rFonts w:ascii="Times New Roman" w:hAnsi="Times New Roman"/>
            <w:sz w:val="28"/>
            <w:szCs w:val="22"/>
          </w:rPr>
          <w:delText>представления знаний о предметной области.</w:delText>
        </w:r>
      </w:del>
    </w:p>
    <w:sectPr w:rsidR="00D1583E" w:rsidRPr="00D158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OST type A">
    <w:altName w:val="Arial Narrow"/>
    <w:panose1 w:val="020B0500000000000000"/>
    <w:charset w:val="00"/>
    <w:family w:val="swiss"/>
    <w:pitch w:val="variable"/>
    <w:sig w:usb0="00000203" w:usb1="00000000" w:usb2="00000000" w:usb3="00000000" w:csb0="00000005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02AE4"/>
    <w:multiLevelType w:val="hybridMultilevel"/>
    <w:tmpl w:val="3708A86C"/>
    <w:lvl w:ilvl="0" w:tplc="40160A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2244C1"/>
    <w:multiLevelType w:val="multilevel"/>
    <w:tmpl w:val="E9D88C9A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9081F"/>
    <w:multiLevelType w:val="hybridMultilevel"/>
    <w:tmpl w:val="6ABAE112"/>
    <w:lvl w:ilvl="0" w:tplc="40160A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2248C0"/>
    <w:multiLevelType w:val="hybridMultilevel"/>
    <w:tmpl w:val="739A6228"/>
    <w:lvl w:ilvl="0" w:tplc="40160A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5A0DA6"/>
    <w:multiLevelType w:val="multilevel"/>
    <w:tmpl w:val="7B18CF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BB746A"/>
    <w:multiLevelType w:val="multilevel"/>
    <w:tmpl w:val="37EE0B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752E28"/>
    <w:multiLevelType w:val="multilevel"/>
    <w:tmpl w:val="EB28E9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775C8A"/>
    <w:multiLevelType w:val="hybridMultilevel"/>
    <w:tmpl w:val="EB8E5EB6"/>
    <w:lvl w:ilvl="0" w:tplc="40160A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9724A3"/>
    <w:multiLevelType w:val="multilevel"/>
    <w:tmpl w:val="E9D88C9A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C7208A"/>
    <w:multiLevelType w:val="multilevel"/>
    <w:tmpl w:val="0D16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802BCD"/>
    <w:multiLevelType w:val="hybridMultilevel"/>
    <w:tmpl w:val="4926A5A0"/>
    <w:lvl w:ilvl="0" w:tplc="40160A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9A5960"/>
    <w:multiLevelType w:val="multilevel"/>
    <w:tmpl w:val="E004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AD77A8"/>
    <w:multiLevelType w:val="multilevel"/>
    <w:tmpl w:val="E9D88C9A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F05C25"/>
    <w:multiLevelType w:val="multilevel"/>
    <w:tmpl w:val="7E9CC8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8E64C6"/>
    <w:multiLevelType w:val="hybridMultilevel"/>
    <w:tmpl w:val="B2644E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2F0A52"/>
    <w:multiLevelType w:val="hybridMultilevel"/>
    <w:tmpl w:val="1548F420"/>
    <w:lvl w:ilvl="0" w:tplc="40160A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0022416">
    <w:abstractNumId w:val="9"/>
  </w:num>
  <w:num w:numId="2" w16cid:durableId="132602800">
    <w:abstractNumId w:val="7"/>
  </w:num>
  <w:num w:numId="3" w16cid:durableId="365716297">
    <w:abstractNumId w:val="11"/>
  </w:num>
  <w:num w:numId="4" w16cid:durableId="953442853">
    <w:abstractNumId w:val="8"/>
  </w:num>
  <w:num w:numId="5" w16cid:durableId="209610310">
    <w:abstractNumId w:val="4"/>
  </w:num>
  <w:num w:numId="6" w16cid:durableId="1677877444">
    <w:abstractNumId w:val="1"/>
  </w:num>
  <w:num w:numId="7" w16cid:durableId="1411922308">
    <w:abstractNumId w:val="6"/>
  </w:num>
  <w:num w:numId="8" w16cid:durableId="294023437">
    <w:abstractNumId w:val="12"/>
  </w:num>
  <w:num w:numId="9" w16cid:durableId="1440181777">
    <w:abstractNumId w:val="13"/>
  </w:num>
  <w:num w:numId="10" w16cid:durableId="1339582031">
    <w:abstractNumId w:val="5"/>
  </w:num>
  <w:num w:numId="11" w16cid:durableId="645620772">
    <w:abstractNumId w:val="14"/>
  </w:num>
  <w:num w:numId="12" w16cid:durableId="287905523">
    <w:abstractNumId w:val="10"/>
  </w:num>
  <w:num w:numId="13" w16cid:durableId="1778790612">
    <w:abstractNumId w:val="15"/>
  </w:num>
  <w:num w:numId="14" w16cid:durableId="949704556">
    <w:abstractNumId w:val="0"/>
  </w:num>
  <w:num w:numId="15" w16cid:durableId="1459953176">
    <w:abstractNumId w:val="3"/>
  </w:num>
  <w:num w:numId="16" w16cid:durableId="2131508885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Baika">
    <w15:presenceInfo w15:providerId="None" w15:userId="Baik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/>
  <w:trackRevision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EDB"/>
    <w:rsid w:val="00016604"/>
    <w:rsid w:val="00057228"/>
    <w:rsid w:val="000A678E"/>
    <w:rsid w:val="001240AE"/>
    <w:rsid w:val="001629B8"/>
    <w:rsid w:val="001862B1"/>
    <w:rsid w:val="002439B0"/>
    <w:rsid w:val="002459A0"/>
    <w:rsid w:val="00441EA9"/>
    <w:rsid w:val="004518BE"/>
    <w:rsid w:val="0047779A"/>
    <w:rsid w:val="00484EDB"/>
    <w:rsid w:val="005045C5"/>
    <w:rsid w:val="00582230"/>
    <w:rsid w:val="006268E7"/>
    <w:rsid w:val="0068190A"/>
    <w:rsid w:val="00691DE7"/>
    <w:rsid w:val="00750036"/>
    <w:rsid w:val="00777D14"/>
    <w:rsid w:val="0082704D"/>
    <w:rsid w:val="0092099B"/>
    <w:rsid w:val="00924741"/>
    <w:rsid w:val="00944119"/>
    <w:rsid w:val="009521C8"/>
    <w:rsid w:val="00990F02"/>
    <w:rsid w:val="009C1F5C"/>
    <w:rsid w:val="009E2DE6"/>
    <w:rsid w:val="009F0F4B"/>
    <w:rsid w:val="00A348C3"/>
    <w:rsid w:val="00A41C83"/>
    <w:rsid w:val="00AA3F12"/>
    <w:rsid w:val="00AB01F4"/>
    <w:rsid w:val="00AF1667"/>
    <w:rsid w:val="00BB7C0D"/>
    <w:rsid w:val="00C2150D"/>
    <w:rsid w:val="00C70A7A"/>
    <w:rsid w:val="00D1583E"/>
    <w:rsid w:val="00D661F0"/>
    <w:rsid w:val="00D735AA"/>
    <w:rsid w:val="00DA7690"/>
    <w:rsid w:val="00DB1B2E"/>
    <w:rsid w:val="00DC62A5"/>
    <w:rsid w:val="00E746B3"/>
    <w:rsid w:val="00E834C1"/>
    <w:rsid w:val="00EC3ECB"/>
    <w:rsid w:val="00EC7A37"/>
    <w:rsid w:val="00EE169E"/>
    <w:rsid w:val="00F20B3D"/>
    <w:rsid w:val="00F97468"/>
    <w:rsid w:val="00FB49E8"/>
    <w:rsid w:val="00FC7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23A16"/>
  <w15:chartTrackingRefBased/>
  <w15:docId w15:val="{71F92361-C2F8-4555-B06E-8FFB97EAD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46B3"/>
    <w:pPr>
      <w:spacing w:after="0" w:line="240" w:lineRule="auto"/>
    </w:pPr>
    <w:rPr>
      <w:rFonts w:ascii="GOST type A" w:eastAsia="Times New Roman" w:hAnsi="GOST type A" w:cs="Times New Roman"/>
      <w:kern w:val="0"/>
      <w:sz w:val="26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862B1"/>
    <w:pPr>
      <w:spacing w:line="360" w:lineRule="auto"/>
      <w:jc w:val="center"/>
      <w:outlineLvl w:val="0"/>
    </w:pPr>
    <w:rPr>
      <w:rFonts w:ascii="Times New Roman" w:hAnsi="Times New Roman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862B1"/>
    <w:pPr>
      <w:spacing w:line="360" w:lineRule="auto"/>
      <w:jc w:val="center"/>
      <w:outlineLvl w:val="1"/>
    </w:pPr>
    <w:rPr>
      <w:rFonts w:ascii="Times New Roman" w:hAnsi="Times New Roman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1862B1"/>
    <w:pPr>
      <w:spacing w:line="360" w:lineRule="auto"/>
      <w:jc w:val="center"/>
      <w:outlineLvl w:val="2"/>
    </w:pPr>
    <w:rPr>
      <w:rFonts w:ascii="Times New Roman" w:hAnsi="Times New Roman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1862B1"/>
    <w:pPr>
      <w:spacing w:line="360" w:lineRule="auto"/>
      <w:jc w:val="center"/>
      <w:outlineLvl w:val="3"/>
    </w:pPr>
    <w:rPr>
      <w:rFonts w:ascii="Times New Roman" w:hAnsi="Times New Roman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4E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4ED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4ED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4ED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4ED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1">
    <w:name w:val="toc 1"/>
    <w:basedOn w:val="1"/>
    <w:next w:val="1"/>
    <w:autoRedefine/>
    <w:uiPriority w:val="39"/>
    <w:unhideWhenUsed/>
    <w:qFormat/>
    <w:rsid w:val="00D735AA"/>
    <w:pPr>
      <w:spacing w:after="100" w:line="240" w:lineRule="auto"/>
      <w:jc w:val="both"/>
    </w:pPr>
  </w:style>
  <w:style w:type="character" w:customStyle="1" w:styleId="10">
    <w:name w:val="Заголовок 1 Знак"/>
    <w:basedOn w:val="a0"/>
    <w:link w:val="1"/>
    <w:uiPriority w:val="9"/>
    <w:rsid w:val="001862B1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21">
    <w:name w:val="toc 2"/>
    <w:basedOn w:val="2"/>
    <w:next w:val="2"/>
    <w:autoRedefine/>
    <w:uiPriority w:val="39"/>
    <w:unhideWhenUsed/>
    <w:qFormat/>
    <w:rsid w:val="00D735AA"/>
    <w:pPr>
      <w:spacing w:after="100" w:line="240" w:lineRule="auto"/>
      <w:ind w:left="260"/>
    </w:pPr>
  </w:style>
  <w:style w:type="character" w:customStyle="1" w:styleId="20">
    <w:name w:val="Заголовок 2 Знак"/>
    <w:basedOn w:val="a0"/>
    <w:link w:val="2"/>
    <w:uiPriority w:val="9"/>
    <w:rsid w:val="001862B1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31">
    <w:name w:val="toc 3"/>
    <w:basedOn w:val="3"/>
    <w:next w:val="3"/>
    <w:autoRedefine/>
    <w:uiPriority w:val="39"/>
    <w:unhideWhenUsed/>
    <w:qFormat/>
    <w:rsid w:val="00D735AA"/>
    <w:pPr>
      <w:spacing w:after="100" w:line="240" w:lineRule="auto"/>
      <w:ind w:left="520"/>
    </w:pPr>
  </w:style>
  <w:style w:type="character" w:customStyle="1" w:styleId="30">
    <w:name w:val="Заголовок 3 Знак"/>
    <w:basedOn w:val="a0"/>
    <w:link w:val="3"/>
    <w:uiPriority w:val="9"/>
    <w:rsid w:val="001862B1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1862B1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484ED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4E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4E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4E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4E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4ED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4E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4E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4E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rsid w:val="00484E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484E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4E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4ED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4E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4ED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84EDB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59"/>
    <w:rsid w:val="002459A0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d">
    <w:name w:val="Revision"/>
    <w:hidden/>
    <w:uiPriority w:val="99"/>
    <w:semiHidden/>
    <w:rsid w:val="002459A0"/>
    <w:pPr>
      <w:spacing w:after="0" w:line="240" w:lineRule="auto"/>
    </w:pPr>
    <w:rPr>
      <w:rFonts w:ascii="GOST type A" w:eastAsia="Times New Roman" w:hAnsi="GOST type A" w:cs="Times New Roman"/>
      <w:kern w:val="0"/>
      <w:sz w:val="26"/>
      <w:szCs w:val="20"/>
      <w:lang w:eastAsia="ru-RU"/>
      <w14:ligatures w14:val="none"/>
    </w:rPr>
  </w:style>
  <w:style w:type="paragraph" w:styleId="ae">
    <w:name w:val="TOC Heading"/>
    <w:basedOn w:val="1"/>
    <w:next w:val="a"/>
    <w:uiPriority w:val="39"/>
    <w:unhideWhenUsed/>
    <w:qFormat/>
    <w:rsid w:val="001862B1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af">
    <w:name w:val="Hyperlink"/>
    <w:basedOn w:val="a0"/>
    <w:uiPriority w:val="99"/>
    <w:unhideWhenUsed/>
    <w:rsid w:val="001862B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58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7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55422">
          <w:marLeft w:val="0"/>
          <w:marRight w:val="0"/>
          <w:marTop w:val="312"/>
          <w:marBottom w:val="144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70079218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01441983">
          <w:marLeft w:val="0"/>
          <w:marRight w:val="0"/>
          <w:marTop w:val="312"/>
          <w:marBottom w:val="144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7644774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31164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74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85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22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3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53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2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97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74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3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40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8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9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68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90614">
          <w:marLeft w:val="0"/>
          <w:marRight w:val="0"/>
          <w:marTop w:val="312"/>
          <w:marBottom w:val="144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79882140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70530397">
          <w:marLeft w:val="0"/>
          <w:marRight w:val="0"/>
          <w:marTop w:val="312"/>
          <w:marBottom w:val="144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8692086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18439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8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8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87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85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8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09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6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38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24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64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85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80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8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41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2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7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38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6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09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1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64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01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48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5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0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97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43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23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55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27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57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7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5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70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80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05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6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3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3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22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16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8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2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95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34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53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98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88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5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0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4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7A9199-BA9E-4C81-9ABF-863A0D22C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785</TotalTime>
  <Pages>6</Pages>
  <Words>2202</Words>
  <Characters>12557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Baika</dc:creator>
  <cp:keywords/>
  <dc:description/>
  <cp:lastModifiedBy>Baika</cp:lastModifiedBy>
  <cp:revision>2</cp:revision>
  <cp:lastPrinted>2025-10-14T13:57:00Z</cp:lastPrinted>
  <dcterms:created xsi:type="dcterms:W3CDTF">2025-10-27T18:24:00Z</dcterms:created>
  <dcterms:modified xsi:type="dcterms:W3CDTF">2025-10-28T07:29:00Z</dcterms:modified>
</cp:coreProperties>
</file>